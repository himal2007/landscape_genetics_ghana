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D93C5F" w14:textId="34D8D1A6" w:rsidR="005C6AB1" w:rsidRPr="005D37E6" w:rsidRDefault="00F2698A" w:rsidP="00CC6072">
      <w:pPr>
        <w:pStyle w:val="Title"/>
        <w:spacing w:line="360" w:lineRule="auto"/>
        <w:jc w:val="both"/>
      </w:pPr>
      <w:r>
        <w:t>Landscape genetics - Ghana</w:t>
      </w:r>
    </w:p>
    <w:p w14:paraId="17037F45" w14:textId="39B61757" w:rsidR="001C194E" w:rsidRDefault="001C194E" w:rsidP="00CC6072">
      <w:pPr>
        <w:pStyle w:val="Heading2"/>
        <w:spacing w:line="360" w:lineRule="auto"/>
        <w:jc w:val="both"/>
        <w:rPr>
          <w:sz w:val="32"/>
          <w:szCs w:val="32"/>
        </w:rPr>
      </w:pPr>
      <w:bookmarkStart w:id="0" w:name="introduction"/>
      <w:bookmarkStart w:id="1" w:name="X4c1b53a5e4d6bab95e4c919e065146d627a4ed7"/>
      <w:r w:rsidRPr="001C194E">
        <w:rPr>
          <w:sz w:val="32"/>
          <w:szCs w:val="32"/>
        </w:rPr>
        <w:t>Landscape genetics on parasite mitochondrial data from the transition region of Ghana: Proof</w:t>
      </w:r>
      <w:r w:rsidR="0091579E">
        <w:rPr>
          <w:sz w:val="32"/>
          <w:szCs w:val="32"/>
        </w:rPr>
        <w:t>-</w:t>
      </w:r>
      <w:r w:rsidRPr="001C194E">
        <w:rPr>
          <w:sz w:val="32"/>
          <w:szCs w:val="32"/>
        </w:rPr>
        <w:t>of</w:t>
      </w:r>
      <w:r w:rsidR="0091579E">
        <w:rPr>
          <w:sz w:val="32"/>
          <w:szCs w:val="32"/>
        </w:rPr>
        <w:t>-</w:t>
      </w:r>
      <w:r w:rsidRPr="001C194E">
        <w:rPr>
          <w:sz w:val="32"/>
          <w:szCs w:val="32"/>
        </w:rPr>
        <w:t>concept of utility of landscape genetics to incorporate genetic data with the environmental data</w:t>
      </w:r>
    </w:p>
    <w:p w14:paraId="18058648" w14:textId="30CDBDFE" w:rsidR="001C194E" w:rsidRDefault="001C194E" w:rsidP="00CC6072">
      <w:pPr>
        <w:pStyle w:val="Heading2"/>
        <w:spacing w:line="360" w:lineRule="auto"/>
        <w:jc w:val="both"/>
      </w:pPr>
      <w:bookmarkStart w:id="2" w:name="methods"/>
      <w:bookmarkEnd w:id="0"/>
      <w:r w:rsidRPr="001C194E">
        <w:t>Background</w:t>
      </w:r>
      <w:r w:rsidR="008E08B5">
        <w:t>/Introduction</w:t>
      </w:r>
    </w:p>
    <w:p w14:paraId="0EF06CF9" w14:textId="48533C62" w:rsidR="00867BDD" w:rsidRDefault="00E353D2" w:rsidP="005D4D08">
      <w:pPr>
        <w:pStyle w:val="BodyText"/>
        <w:jc w:val="both"/>
      </w:pPr>
      <w:r>
        <w:t>Different environmental features of the landscape affect the gene-flow and the dispersal of the parasites and the vectors and thus</w:t>
      </w:r>
      <w:r w:rsidR="00FA4F53">
        <w:t>,</w:t>
      </w:r>
      <w:r>
        <w:t xml:space="preserve"> the disease transmission dynamics. Landscape genetics combine</w:t>
      </w:r>
      <w:r w:rsidR="0091579E">
        <w:t>s</w:t>
      </w:r>
      <w:r>
        <w:t xml:space="preserve"> population genetics, landscape ecology</w:t>
      </w:r>
      <w:r w:rsidR="0091579E">
        <w:t>,</w:t>
      </w:r>
      <w:r>
        <w:t xml:space="preserve"> and </w:t>
      </w:r>
      <w:commentRangeStart w:id="3"/>
      <w:commentRangeStart w:id="4"/>
      <w:r>
        <w:t>spatial analytical techniques</w:t>
      </w:r>
      <w:commentRangeEnd w:id="3"/>
      <w:r w:rsidR="0091579E">
        <w:rPr>
          <w:rStyle w:val="CommentReference"/>
          <w:rFonts w:asciiTheme="minorHAnsi" w:hAnsiTheme="minorHAnsi" w:cstheme="minorBidi"/>
        </w:rPr>
        <w:commentReference w:id="3"/>
      </w:r>
      <w:commentRangeEnd w:id="4"/>
      <w:r w:rsidR="000E1054">
        <w:rPr>
          <w:rStyle w:val="CommentReference"/>
          <w:rFonts w:asciiTheme="minorHAnsi" w:hAnsiTheme="minorHAnsi" w:cstheme="minorBidi"/>
        </w:rPr>
        <w:commentReference w:id="4"/>
      </w:r>
      <w:r>
        <w:t xml:space="preserve"> to explicitly quantify the effect of landscape on evolutionary processes like gene-flow, drift, and selection</w:t>
      </w:r>
      <w:r w:rsidR="0091579E">
        <w:t xml:space="preserve"> (Manel et al 2003</w:t>
      </w:r>
      <w:r>
        <w:t xml:space="preserve"> </w:t>
      </w:r>
      <w:r w:rsidR="0055730A">
        <w:fldChar w:fldCharType="begin"/>
      </w:r>
      <w:r w:rsidR="0055730A">
        <w:instrText xml:space="preserve"> ADDIN ZOTERO_ITEM CSL_CITATION {"citationID":"IFaYQ5Pu","properties":{"formattedCitation":"(Balkenhol, 2016)","plainCitation":"(Balkenhol, 2016)","noteIndex":0},"citationItems":[{"id":1259,"uris":["http://zotero.org/users/2873801/items/PCXVRID5"],"uri":["http://zotero.org/users/2873801/items/PCXVRID5"],"itemData":{"id":1259,"type":"book","call-number":"QH456 .L36 2016","event-place":"Chichester, West Sussex, UK ; Hoboken, NJ, USA","ISBN":"978-1-118-52528-9","number-of-pages":"264","publisher":"Wiley Blackwell","publisher-place":"Chichester, West Sussex, UK ; Hoboken, NJ, USA","source":"Library of Congress ISBN","title":"Landscape genetics: concepts, methods, applications","title-short":"Landscape genetics","editor":[{"family":"Balkenhol","given":"Niko"}],"issued":{"date-parts":[["2016"]]}}}],"schema":"https://github.com/citation-style-language/schema/raw/master/csl-citation.json"} </w:instrText>
      </w:r>
      <w:r w:rsidR="0055730A">
        <w:fldChar w:fldCharType="separate"/>
      </w:r>
      <w:r w:rsidR="0055730A" w:rsidRPr="0055730A">
        <w:t>(Balkenhol, 2016)</w:t>
      </w:r>
      <w:r w:rsidR="0055730A">
        <w:fldChar w:fldCharType="end"/>
      </w:r>
      <w:r>
        <w:t xml:space="preserve">. These techniques have traditionally been used in the areas of species conservation, but </w:t>
      </w:r>
      <w:r w:rsidR="0091579E">
        <w:t>have</w:t>
      </w:r>
      <w:r>
        <w:t xml:space="preserve"> several potential implications in understanding the epidemiology of diseases and their control and elimination </w:t>
      </w:r>
      <w:r w:rsidR="00D17280">
        <w:fldChar w:fldCharType="begin"/>
      </w:r>
      <w:r w:rsidR="0009506F">
        <w:instrText xml:space="preserve"> ADDIN ZOTERO_ITEM CSL_CITATION {"citationID":"YErGUipp","properties":{"formattedCitation":"(Archie et al., 2009; Hemming-Schroeder et al., 2020; Lo et al., 2017; Real &amp; Biek, 2007; Saarman et al., 2018; Schwabl et al., 2017)","plainCitation":"(Archie et al., 2009; Hemming-Schroeder et al., 2020; Lo et al., 2017; Real &amp; Biek, 2007; Saarman et al., 2018; Schwabl et al., 2017)","noteIndex":0},"citationItems":[{"id":729,"uris":["http://zotero.org/users/2873801/items/WH3MDCHI"],"uri":["http://zotero.org/users/2873801/items/WH3MDCHI"],"itemData":{"id":729,"type":"article-journal","container-title":"Trends in Ecology &amp; Evolution","DOI":"10.1016/j.tree.2008.08.008","ISSN":"01695347","issue":"1","journalAbbreviation":"Trends in Ecology &amp; Evolution","language":"en","page":"21-30","source":"DOI.org (Crossref)","title":"Infecting epidemiology with genetics: a new frontier in disease ecology","title-short":"Infecting epidemiology with genetics","volume":"24","author":[{"family":"Archie","given":"Elizabeth A."},{"family":"Luikart","given":"Gordon"},{"family":"Ezenwa","given":"Vanessa O."}],"issued":{"date-parts":[["2009",1]]}}},{"id":1413,"uris":["http://zotero.org/users/2873801/items/ILLWCH8D"],"uri":["http://zotero.org/users/2873801/items/ILLWCH8D"],"itemData":{"id":1413,"type":"article-journal","abstract":"Abstract\n            \n              Anopheles gambiae\n              and\n              An. arabiensis\n              are major malaria vectors in sub-Saharan Africa. Knowledge of how geographical factors drive the dispersal and gene flow of malaria vectors can help in combatting insecticide resistance spread and planning new vector control interventions. Here, we used a landscape genetics approach to investigate population relatedness and genetic connectivity of\n              An. gambiae\n              and\n              An. arabiensis\n              across Kenya and determined the changes in mosquito population genetic diversity after 20 years of intensive malaria control efforts. We found a significant reduction in genetic diversity in\n              An. gambiae\n              , but not in\n              An. arabiensis\n              as compared to prior to the 20-year period in western Kenya. Significant population structure among populations was found for both species. The most important ecological driver for dispersal and gene flow of\n              An. gambiae\n              and\n              An. arabiensis\n              was tree cover and cropland, respectively. These findings highlight that human induced environmental modifications may enhance genetic connectivity of malaria vectors.","container-title":"Scientific Reports","DOI":"10.1038/s41598-020-76248-2","ISSN":"2045-2322","issue":"1","journalAbbreviation":"Sci Rep","language":"en","page":"19946","source":"DOI.org (Crossref)","title":"Ecological drivers of genetic connectivity for African malaria vectors Anopheles gambiae and An. arabiensis","volume":"10","author":[{"family":"Hemming-Schroeder","given":"Elizabeth"},{"family":"Zhong","given":"Daibin"},{"family":"Machani","given":"Maxwell"},{"family":"Nguyen","given":"Hoan"},{"family":"Thong","given":"Sarah"},{"family":"Kahindi","given":"Samuel"},{"family":"Mbogo","given":"Charles"},{"family":"Atieli","given":"Harrysone"},{"family":"Githeko","given":"Andrew"},{"family":"Lehmann","given":"Tovi"},{"family":"Kazura","given":"James W."},{"family":"Yan","given":"Guiyun"}],"issued":{"date-parts":[["2020",12]]}}},{"id":1457,"uris":["http://zotero.org/users/2873801/items/89DCTZQA"],"uri":["http://zotero.org/users/2873801/items/89DCTZQA"],"itemData":{"id":1457,"type":"article-journal","container-title":"PLOS Neglected Tropical Diseases","DOI":"10.1371/journal.pntd.0005806","ISSN":"1935-2735","issue":"7","journalAbbreviation":"PLoS Negl Trop Dis","language":"en","page":"e0005806","source":"DOI.org (Crossref)","title":"Transmission dynamics of co-endemic Plasmodium vivax and P. falciparum in Ethiopia and prevalence of antimalarial resistant genotypes","volume":"11","author":[{"family":"Lo","given":"Eugenia"},{"family":"Hemming-Schroeder","given":"Elizabeth"},{"family":"Yewhalaw","given":"Delenasaw"},{"family":"Nguyen","given":"Jennifer"},{"family":"Kebede","given":"Estifanos"},{"family":"Zemene","given":"Endalew"},{"family":"Getachew","given":"Sisay"},{"family":"Tushune","given":"Kora"},{"family":"Zhong","given":"Daibin"},{"family":"Zhou","given":"Guofa"},{"family":"Petros","given":"Beyene"},{"family":"Yan","given":"Guiyun"}],"editor":[{"family":"Ferreira","given":"Marcelo U."}],"issued":{"date-parts":[["2017",7,26]]}}},{"id":726,"uris":["http://zotero.org/users/2873801/items/95GVTYG4"],"uri":["http://zotero.org/users/2873801/items/95GVTYG4"],"itemData":{"id":726,"type":"article-journal","container-title":"Journal of The Royal Society Interface","DOI":"10.1098/rsif.2007.1041","ISSN":"1742-5689, 1742-5662","issue":"16","journalAbbreviation":"J. R. Soc. Interface","language":"en","page":"935-948","source":"DOI.org (Crossref)","title":"Spatial dynamics and genetics of infectious diseases on heterogeneous landscapes","volume":"4","author":[{"family":"Real","given":"Leslie A"},{"family":"Biek","given":"Roman"}],"issued":{"date-parts":[["2007",10,22]]}}},{"id":1137,"uris":["http://zotero.org/users/2873801/items/VBFDX844"],"uri":["http://zotero.org/users/2873801/items/VBFDX844"],"itemData":{"id":1137,"type":"article-journal","container-title":"Ecology and Evolution","DOI":"10.1002/ece3.4050","ISSN":"20457758","issue":"11","journalAbbreviation":"Ecol Evol","language":"en","page":"5336-5354","source":"DOI.org (Crossref)","title":"A spatial genetics approach to inform vector control of tsetse flies ( &lt;i&gt;Glossina fuscipes fuscipes&lt;/i&gt; ) in Northern Uganda","volume":"8","author":[{"family":"Saarman","given":"Norah"},{"family":"Burak","given":"Mary"},{"family":"Opiro","given":"Robert"},{"family":"Hyseni","given":"Chaz"},{"family":"Echodu","given":"Richard"},{"family":"Dion","given":"Kirstin"},{"family":"Opiyo","given":"Elizabeth A."},{"family":"Dunn","given":"Augustine W."},{"family":"Amatulli","given":"Giuseppe"},{"family":"Aksoy","given":"Serap"},{"family":"Caccone","given":"Adalgisa"}],"issued":{"date-parts":[["2018",6]]}}},{"id":731,"uris":["http://zotero.org/users/2873801/items/F52KGSHZ"],"uri":["http://zotero.org/users/2873801/items/F52KGSHZ"],"itemData":{"id":731,"type":"article-journal","container-title":"Trends in Parasitology","DOI":"10.1016/j.pt.2016.10.008","ISSN":"14714922","issue":"4","journalAbbreviation":"Trends in Parasitology","language":"en","page":"264-275","source":"DOI.org (Crossref)","title":"Prediction and Prevention of Parasitic Diseases Using a Landscape Genomics Framework","volume":"33","author":[{"family":"Schwabl","given":"Philipp"},{"family":"Llewellyn","given":"Martin S."},{"family":"Landguth","given":"Erin L."},{"family":"Andersson","given":"Björn"},{"family":"Kitron","given":"Uriel"},{"family":"Costales","given":"Jaime A."},{"family":"Ocaña","given":"Sofía"},{"family":"Grijalva","given":"Mario J."}],"issued":{"date-parts":[["2017",4]]}}}],"schema":"https://github.com/citation-style-language/schema/raw/master/csl-citation.json"} </w:instrText>
      </w:r>
      <w:r w:rsidR="00D17280">
        <w:fldChar w:fldCharType="separate"/>
      </w:r>
      <w:r w:rsidR="0009506F" w:rsidRPr="0009506F">
        <w:t>(Archie et al., 2009; Hemming-Schroeder et al., 2020; Lo et al., 2017; Real &amp; Biek, 2007; Saarman et al., 2018; Schwabl et al., 2017)</w:t>
      </w:r>
      <w:r w:rsidR="00D17280">
        <w:fldChar w:fldCharType="end"/>
      </w:r>
      <w:r>
        <w:t xml:space="preserve"> </w:t>
      </w:r>
    </w:p>
    <w:p w14:paraId="231B5304" w14:textId="1868FE4C" w:rsidR="00E353D2" w:rsidRDefault="00B57F73" w:rsidP="005D4D08">
      <w:pPr>
        <w:pStyle w:val="BodyText"/>
        <w:jc w:val="both"/>
      </w:pPr>
      <w:r>
        <w:t>Therefore, I investigated landscape genetic methods to</w:t>
      </w:r>
      <w:r w:rsidR="00E353D2">
        <w:t xml:space="preserve"> incorporate genetic data to a geo-spatial framework.</w:t>
      </w:r>
      <w:r w:rsidR="00B829E5">
        <w:t xml:space="preserve"> This was done with </w:t>
      </w:r>
      <w:r w:rsidR="00A71B6F">
        <w:t xml:space="preserve">parasite </w:t>
      </w:r>
      <w:r w:rsidR="00B829E5">
        <w:t xml:space="preserve">mitochondrial </w:t>
      </w:r>
      <w:r w:rsidR="00DA62BB">
        <w:t xml:space="preserve">data from </w:t>
      </w:r>
      <w:r w:rsidR="0091579E">
        <w:t xml:space="preserve">a central transect </w:t>
      </w:r>
      <w:r w:rsidR="00ED6738">
        <w:t>across Ghana</w:t>
      </w:r>
      <w:r w:rsidR="00DA62BB">
        <w:t xml:space="preserve"> to identify environmental factors that might influence the population genetic structure of </w:t>
      </w:r>
      <w:r w:rsidR="008930B6" w:rsidRPr="008930B6">
        <w:rPr>
          <w:i/>
          <w:iCs/>
        </w:rPr>
        <w:t>O</w:t>
      </w:r>
      <w:r w:rsidR="0051172A">
        <w:rPr>
          <w:i/>
          <w:iCs/>
        </w:rPr>
        <w:t>nchocerca</w:t>
      </w:r>
      <w:r w:rsidR="008930B6" w:rsidRPr="008930B6">
        <w:rPr>
          <w:i/>
          <w:iCs/>
        </w:rPr>
        <w:t xml:space="preserve"> volvulus</w:t>
      </w:r>
      <w:r w:rsidR="008930B6">
        <w:t>.</w:t>
      </w:r>
      <w:r w:rsidR="00696B52">
        <w:t xml:space="preserve"> In addition, </w:t>
      </w:r>
      <w:r w:rsidR="00CE1683">
        <w:t xml:space="preserve">I inferred connectivity between </w:t>
      </w:r>
      <w:r w:rsidR="0091579E">
        <w:t xml:space="preserve">sampling locations of these </w:t>
      </w:r>
      <w:r w:rsidR="00CE1683">
        <w:t>parasite</w:t>
      </w:r>
      <w:r w:rsidR="0091579E">
        <w:t>s</w:t>
      </w:r>
      <w:r w:rsidR="00E477C5" w:rsidRPr="00E477C5">
        <w:t xml:space="preserve"> using landscape genetics.</w:t>
      </w:r>
    </w:p>
    <w:p w14:paraId="1676B67B" w14:textId="2A973849" w:rsidR="008E08B5" w:rsidRDefault="008E08B5" w:rsidP="005D4D08">
      <w:pPr>
        <w:pStyle w:val="BodyText"/>
        <w:jc w:val="both"/>
        <w:rPr>
          <w:i/>
          <w:iCs/>
        </w:rPr>
      </w:pPr>
      <w:r>
        <w:rPr>
          <w:i/>
          <w:iCs/>
        </w:rPr>
        <w:t>What is the concept of transmission zone?</w:t>
      </w:r>
    </w:p>
    <w:p w14:paraId="06571D0B" w14:textId="7E719D77" w:rsidR="008E08B5" w:rsidRPr="008E08B5" w:rsidRDefault="008E08B5" w:rsidP="008E08B5">
      <w:pPr>
        <w:pStyle w:val="BodyText"/>
        <w:numPr>
          <w:ilvl w:val="0"/>
          <w:numId w:val="9"/>
        </w:numPr>
        <w:jc w:val="both"/>
        <w:rPr>
          <w:i/>
          <w:iCs/>
        </w:rPr>
      </w:pPr>
      <w:r>
        <w:t>&lt;&lt;definition of transmission zone – WHO guideline&gt;&gt;</w:t>
      </w:r>
    </w:p>
    <w:p w14:paraId="67B2C75A" w14:textId="4C3772DE" w:rsidR="008E08B5" w:rsidRPr="008E08B5" w:rsidRDefault="008E08B5" w:rsidP="008E08B5">
      <w:pPr>
        <w:pStyle w:val="BodyText"/>
        <w:numPr>
          <w:ilvl w:val="0"/>
          <w:numId w:val="9"/>
        </w:numPr>
        <w:jc w:val="both"/>
        <w:rPr>
          <w:i/>
          <w:iCs/>
        </w:rPr>
      </w:pPr>
      <w:r>
        <w:lastRenderedPageBreak/>
        <w:t>For practical implementation and prioritize limited resources/identify when and where the treatment is required and treatment interventions we need to “try” to delineate transmission zone</w:t>
      </w:r>
    </w:p>
    <w:p w14:paraId="77DBBB89" w14:textId="77777777" w:rsidR="008D32E7" w:rsidRDefault="008E08B5" w:rsidP="0041740B">
      <w:pPr>
        <w:pStyle w:val="BodyText"/>
        <w:numPr>
          <w:ilvl w:val="0"/>
          <w:numId w:val="9"/>
        </w:numPr>
        <w:jc w:val="both"/>
        <w:rPr>
          <w:i/>
          <w:iCs/>
        </w:rPr>
      </w:pPr>
      <w:r w:rsidRPr="008D32E7">
        <w:rPr>
          <w:i/>
          <w:iCs/>
        </w:rPr>
        <w:t>We might not be able to delineate it as the zone itself might not be static but dynamic/ change with respect to time.</w:t>
      </w:r>
    </w:p>
    <w:p w14:paraId="2F7EBBDC" w14:textId="494BB140" w:rsidR="008E08B5" w:rsidRPr="008D32E7" w:rsidRDefault="008E08B5" w:rsidP="0041740B">
      <w:pPr>
        <w:pStyle w:val="BodyText"/>
        <w:numPr>
          <w:ilvl w:val="0"/>
          <w:numId w:val="9"/>
        </w:numPr>
        <w:jc w:val="both"/>
        <w:rPr>
          <w:i/>
          <w:iCs/>
        </w:rPr>
      </w:pPr>
      <w:r>
        <w:t xml:space="preserve">For the transmission to persist, there should be movement of the parasite/pathogen which can be measured indirectly by genetic relatedness. Genetic relatedness gives us the idea about how common are the parasite samples, do they share similar traits which might be the result of the movement of the fraction of parasite population from one location to another. First, we need to measure the spatial pattern of genetic differentiation of the parasite population. Second, we can </w:t>
      </w:r>
      <w:r w:rsidRPr="008E08B5">
        <w:t>use those parameters of genetic differentiation to see which environmental features might govern the spatial pattern of genetic differentiation</w:t>
      </w:r>
      <w:r>
        <w:t xml:space="preserve">. Third, we can transform the most important environmental maps to a resistance surface maps and optimize the resistance surface maps based on genetic distances to be able to get an idea about the parasite movement and thus, the transmission zones. </w:t>
      </w:r>
    </w:p>
    <w:p w14:paraId="0495B73C" w14:textId="3C1FD20F" w:rsidR="00182203" w:rsidRPr="00182203" w:rsidRDefault="00182203" w:rsidP="00D53831">
      <w:pPr>
        <w:pStyle w:val="BodyText"/>
        <w:numPr>
          <w:ilvl w:val="0"/>
          <w:numId w:val="9"/>
        </w:numPr>
        <w:jc w:val="both"/>
        <w:rPr>
          <w:i/>
          <w:iCs/>
        </w:rPr>
      </w:pPr>
      <w:r>
        <w:t xml:space="preserve">The way to estimate transmission is via prevalence/microfilarial estimates which alone is not sufficient for distinguishing if the locations belong to a different transmission zone. It is because the transmission zone is a spatial concept and it’s a connected complicated system without perfect sampling. To understand if the geographic locations are linked or not or to see if the samples are from different transmission zones, we are looking at genetic differences between the samples collected from different locations and looking at the environmental variables to extrapolate the connectivity. By doing so, we might be able to compensate for the fact that we have very patchy, incomplete data in the low </w:t>
      </w:r>
      <w:r>
        <w:lastRenderedPageBreak/>
        <w:t xml:space="preserve">resource setting where the disease is most prevalence and get the conclusions about transmission. </w:t>
      </w:r>
    </w:p>
    <w:p w14:paraId="2BCA5727" w14:textId="17132E39" w:rsidR="00182203" w:rsidRDefault="00182203" w:rsidP="00182203">
      <w:pPr>
        <w:pStyle w:val="BodyText"/>
        <w:jc w:val="both"/>
        <w:rPr>
          <w:i/>
          <w:iCs/>
        </w:rPr>
      </w:pPr>
      <w:r>
        <w:rPr>
          <w:i/>
          <w:iCs/>
        </w:rPr>
        <w:t>Why transmission zones?</w:t>
      </w:r>
    </w:p>
    <w:p w14:paraId="55E10B69" w14:textId="4DD60644" w:rsidR="00182203" w:rsidRDefault="00182203" w:rsidP="00552643">
      <w:pPr>
        <w:pStyle w:val="BodyText"/>
        <w:jc w:val="both"/>
      </w:pPr>
      <w:r>
        <w:t>Disease control programs have historically focused on government administrative units as the unit of intervention which has led to a situation where decisions are being made about the treatment and stopping treatments that do not really consider where the transmission is really occurring. There is a long-held view that onchocerciasis being a vector borne disease, the transmission is intensely focal but the evidence suggest otherwise (cross border transmission, transmission over long range, Crawford et al citations).</w:t>
      </w:r>
    </w:p>
    <w:p w14:paraId="26BB2B22" w14:textId="3D44DC17" w:rsidR="00182203" w:rsidRPr="00182203" w:rsidRDefault="00182203" w:rsidP="00182203">
      <w:pPr>
        <w:pStyle w:val="BodyText"/>
        <w:numPr>
          <w:ilvl w:val="0"/>
          <w:numId w:val="9"/>
        </w:numPr>
        <w:jc w:val="both"/>
      </w:pPr>
      <w:r>
        <w:t>The reason why we are focused on transmission zones is that we want to make sure that the focus of the intervention is at the correct scale and the evidence is suggesting that it is not.</w:t>
      </w:r>
    </w:p>
    <w:p w14:paraId="0BCB2927" w14:textId="77777777" w:rsidR="008E08B5" w:rsidRDefault="008E08B5" w:rsidP="008E08B5">
      <w:pPr>
        <w:pStyle w:val="BodyText"/>
        <w:jc w:val="both"/>
        <w:rPr>
          <w:i/>
          <w:iCs/>
        </w:rPr>
      </w:pPr>
      <w:r>
        <w:rPr>
          <w:i/>
          <w:iCs/>
        </w:rPr>
        <w:t>Why landscape genetics for transmission zone?</w:t>
      </w:r>
    </w:p>
    <w:p w14:paraId="0D137616" w14:textId="77777777" w:rsidR="008E08B5" w:rsidRPr="008E08B5" w:rsidRDefault="008E08B5" w:rsidP="008E08B5">
      <w:pPr>
        <w:pStyle w:val="BodyText"/>
        <w:numPr>
          <w:ilvl w:val="0"/>
          <w:numId w:val="9"/>
        </w:numPr>
        <w:jc w:val="both"/>
        <w:rPr>
          <w:i/>
          <w:iCs/>
        </w:rPr>
      </w:pPr>
      <w:r>
        <w:t xml:space="preserve">Transmission zone is a spatial concept, and we are trying to get an idea about it purely via a population genetics metrics/does not make sense without incorporating spatial information. </w:t>
      </w:r>
    </w:p>
    <w:p w14:paraId="594189B1" w14:textId="512C58DA" w:rsidR="008E08B5" w:rsidRPr="008E08B5" w:rsidRDefault="008E08B5" w:rsidP="008E08B5">
      <w:pPr>
        <w:pStyle w:val="BodyText"/>
        <w:numPr>
          <w:ilvl w:val="0"/>
          <w:numId w:val="9"/>
        </w:numPr>
        <w:jc w:val="both"/>
        <w:rPr>
          <w:i/>
          <w:iCs/>
        </w:rPr>
      </w:pPr>
      <w:r>
        <w:t xml:space="preserve">Landscape genetics approach can be very good way to incorporate spatial information to the population genetic measures. We can include spatial information in the form of remote sensing images/satellite maps of different environmental and climate variables such as elevation, slope, distance to the water bodies, mean annual temperature, mean annual precipitation and so on. This allows us to test/understand how the physical </w:t>
      </w:r>
      <w:r>
        <w:lastRenderedPageBreak/>
        <w:t xml:space="preserve">environment affects/influences the population genetic structure of the parasite or the vector population. </w:t>
      </w:r>
    </w:p>
    <w:p w14:paraId="7F2D93BB" w14:textId="40739108" w:rsidR="008E08B5" w:rsidRPr="008E08B5" w:rsidRDefault="008E08B5" w:rsidP="008E08B5">
      <w:pPr>
        <w:pStyle w:val="BodyText"/>
        <w:numPr>
          <w:ilvl w:val="0"/>
          <w:numId w:val="9"/>
        </w:numPr>
        <w:jc w:val="both"/>
        <w:rPr>
          <w:i/>
          <w:iCs/>
        </w:rPr>
      </w:pPr>
      <w:r>
        <w:t>What is the likely probability of the parasite being transmitted to a particular location i.e. what’s the connectivity to the parasite populations between the locations of interest?</w:t>
      </w:r>
    </w:p>
    <w:p w14:paraId="5EF3DAC0" w14:textId="77777777" w:rsidR="00182203" w:rsidRDefault="008E08B5" w:rsidP="00182203">
      <w:pPr>
        <w:pStyle w:val="BodyText"/>
        <w:numPr>
          <w:ilvl w:val="0"/>
          <w:numId w:val="9"/>
        </w:numPr>
        <w:jc w:val="both"/>
        <w:rPr>
          <w:i/>
          <w:iCs/>
        </w:rPr>
      </w:pPr>
      <w:r>
        <w:t>We can go from DAPC to heatmaps</w:t>
      </w:r>
      <w:r w:rsidR="00182203">
        <w:t xml:space="preserve"> which are the quantified resistance surface maps.</w:t>
      </w:r>
    </w:p>
    <w:p w14:paraId="1560F907" w14:textId="77777777" w:rsidR="00182203" w:rsidRDefault="00182203" w:rsidP="00182203">
      <w:pPr>
        <w:pStyle w:val="BodyText"/>
        <w:numPr>
          <w:ilvl w:val="0"/>
          <w:numId w:val="9"/>
        </w:numPr>
        <w:jc w:val="both"/>
      </w:pPr>
      <w:r w:rsidRPr="00182203">
        <w:t>The underlying hypothesis is that the genetic similarity between parasites in different geographical locations is a measure of gene flow and in order for gene flow to occur - parasites need to move between these locations - we can infer how the movement might occur in space with the help of resistance surface maps</w:t>
      </w:r>
    </w:p>
    <w:p w14:paraId="530F9E76" w14:textId="3B85C19A" w:rsidR="00182203" w:rsidRPr="00182203" w:rsidRDefault="00182203" w:rsidP="00182203">
      <w:pPr>
        <w:pStyle w:val="BodyText"/>
        <w:numPr>
          <w:ilvl w:val="0"/>
          <w:numId w:val="9"/>
        </w:numPr>
        <w:jc w:val="both"/>
      </w:pPr>
      <w:r w:rsidRPr="00182203">
        <w:t>This will help us to define the infectious disease concept of a transmission zone - a geographical area within which the transmission is occurring</w:t>
      </w:r>
    </w:p>
    <w:p w14:paraId="42F681E3" w14:textId="77777777" w:rsidR="00867BDD" w:rsidRDefault="00867BDD" w:rsidP="00867BDD">
      <w:pPr>
        <w:pStyle w:val="BodyText"/>
        <w:jc w:val="both"/>
        <w:rPr>
          <w:i/>
          <w:iCs/>
        </w:rPr>
      </w:pPr>
      <w:r>
        <w:rPr>
          <w:i/>
          <w:iCs/>
        </w:rPr>
        <w:t>Why transition region of Ghana?</w:t>
      </w:r>
    </w:p>
    <w:p w14:paraId="05E1B28B" w14:textId="77777777" w:rsidR="00867BDD" w:rsidRDefault="00867BDD" w:rsidP="00867BDD">
      <w:pPr>
        <w:pStyle w:val="BodyText"/>
        <w:numPr>
          <w:ilvl w:val="0"/>
          <w:numId w:val="9"/>
        </w:numPr>
        <w:jc w:val="both"/>
      </w:pPr>
      <w:r>
        <w:t>Persistence of onchocerciasis transmission in Ghana might be either due to the movement of the vectors or the movement of the human hosts</w:t>
      </w:r>
    </w:p>
    <w:p w14:paraId="3E8B2024" w14:textId="4780D520" w:rsidR="00745B5D" w:rsidRDefault="00867BDD" w:rsidP="00867BDD">
      <w:pPr>
        <w:pStyle w:val="BodyText"/>
        <w:numPr>
          <w:ilvl w:val="0"/>
          <w:numId w:val="9"/>
        </w:numPr>
        <w:jc w:val="both"/>
      </w:pPr>
      <w:r>
        <w:t>Onchocerciasis control started as a vector control in the transition region of Ghana as early as 1974 (citation, WHO report) and ivermectin is being distributed for more than two decades.</w:t>
      </w:r>
    </w:p>
    <w:p w14:paraId="347CFE4C" w14:textId="77777777" w:rsidR="00745B5D" w:rsidRDefault="00745B5D">
      <w:pPr>
        <w:rPr>
          <w:rFonts w:ascii="Times New Roman" w:hAnsi="Times New Roman" w:cs="Times New Roman"/>
        </w:rPr>
      </w:pPr>
      <w:r>
        <w:br w:type="page"/>
      </w:r>
    </w:p>
    <w:p w14:paraId="07D93C69" w14:textId="6E0D871E" w:rsidR="005C6AB1" w:rsidRPr="005D37E6" w:rsidRDefault="00014307" w:rsidP="00CC6072">
      <w:pPr>
        <w:pStyle w:val="Heading2"/>
        <w:spacing w:line="360" w:lineRule="auto"/>
        <w:jc w:val="both"/>
      </w:pPr>
      <w:r w:rsidRPr="00532647">
        <w:lastRenderedPageBreak/>
        <w:t>Methods</w:t>
      </w:r>
    </w:p>
    <w:p w14:paraId="07D93C6A" w14:textId="39913B07" w:rsidR="005C6AB1" w:rsidRDefault="00177306" w:rsidP="00CC6072">
      <w:pPr>
        <w:pStyle w:val="Heading3"/>
        <w:spacing w:line="360" w:lineRule="auto"/>
        <w:jc w:val="both"/>
      </w:pPr>
      <w:bookmarkStart w:id="5" w:name="data-sources"/>
      <w:r w:rsidRPr="00177306">
        <w:t>### Sampling locations</w:t>
      </w:r>
    </w:p>
    <w:p w14:paraId="2C5AF65E" w14:textId="1AB76A1D" w:rsidR="00867BDD" w:rsidRDefault="00867BDD" w:rsidP="005D4D08">
      <w:pPr>
        <w:pStyle w:val="BodyText"/>
        <w:jc w:val="both"/>
      </w:pPr>
      <w:r>
        <w:t>From 97 individuals living with onchocerciasis</w:t>
      </w:r>
    </w:p>
    <w:p w14:paraId="0F0B34AE" w14:textId="6B7616F0" w:rsidR="008E08B5" w:rsidRDefault="008E08B5" w:rsidP="005D4D08">
      <w:pPr>
        <w:pStyle w:val="BodyText"/>
        <w:jc w:val="both"/>
      </w:pPr>
      <w:r>
        <w:t xml:space="preserve">We had the data from </w:t>
      </w:r>
      <w:commentRangeStart w:id="6"/>
      <w:r>
        <w:t xml:space="preserve">14 communities </w:t>
      </w:r>
      <w:commentRangeEnd w:id="6"/>
      <w:r>
        <w:rPr>
          <w:rStyle w:val="CommentReference"/>
          <w:rFonts w:asciiTheme="minorHAnsi" w:hAnsiTheme="minorHAnsi" w:cstheme="minorBidi"/>
        </w:rPr>
        <w:commentReference w:id="6"/>
      </w:r>
      <w:r>
        <w:t>belonging to three river basins.</w:t>
      </w:r>
    </w:p>
    <w:p w14:paraId="6DFFE96C" w14:textId="77777777" w:rsidR="008E08B5" w:rsidRDefault="00F72BF1" w:rsidP="005D4D08">
      <w:pPr>
        <w:pStyle w:val="BodyText"/>
        <w:jc w:val="both"/>
      </w:pPr>
      <w:r w:rsidRPr="008E08B5">
        <w:rPr>
          <w:i/>
          <w:iCs/>
        </w:rPr>
        <w:t>The s</w:t>
      </w:r>
      <w:r w:rsidR="0091579E" w:rsidRPr="008E08B5">
        <w:rPr>
          <w:i/>
          <w:iCs/>
        </w:rPr>
        <w:t>ampling location</w:t>
      </w:r>
      <w:r w:rsidRPr="008E08B5">
        <w:rPr>
          <w:i/>
          <w:iCs/>
        </w:rPr>
        <w:t>s</w:t>
      </w:r>
      <w:r w:rsidR="0091579E" w:rsidRPr="008E08B5">
        <w:rPr>
          <w:i/>
          <w:iCs/>
        </w:rPr>
        <w:t xml:space="preserve"> of 163</w:t>
      </w:r>
      <w:commentRangeStart w:id="7"/>
      <w:commentRangeEnd w:id="7"/>
      <w:r w:rsidR="0091579E" w:rsidRPr="008E08B5">
        <w:rPr>
          <w:rStyle w:val="CommentReference"/>
          <w:rFonts w:asciiTheme="minorHAnsi" w:hAnsiTheme="minorHAnsi" w:cstheme="minorBidi"/>
          <w:i/>
          <w:iCs/>
        </w:rPr>
        <w:commentReference w:id="7"/>
      </w:r>
      <w:r w:rsidR="0091579E" w:rsidRPr="008E08B5">
        <w:rPr>
          <w:i/>
          <w:iCs/>
        </w:rPr>
        <w:t xml:space="preserve"> Onchocerca volvulus</w:t>
      </w:r>
      <w:r w:rsidR="00AD6E43" w:rsidRPr="008E08B5">
        <w:rPr>
          <w:i/>
          <w:iCs/>
        </w:rPr>
        <w:t xml:space="preserve"> from 14 communities</w:t>
      </w:r>
      <w:r w:rsidRPr="008E08B5">
        <w:rPr>
          <w:i/>
          <w:iCs/>
        </w:rPr>
        <w:t xml:space="preserve"> </w:t>
      </w:r>
      <w:r w:rsidR="00AD6E43" w:rsidRPr="008E08B5">
        <w:rPr>
          <w:i/>
          <w:iCs/>
        </w:rPr>
        <w:t>from three river basins</w:t>
      </w:r>
      <w:r w:rsidRPr="008E08B5">
        <w:rPr>
          <w:i/>
          <w:iCs/>
        </w:rPr>
        <w:t>,</w:t>
      </w:r>
      <w:r w:rsidR="00AD6E43" w:rsidRPr="008E08B5">
        <w:rPr>
          <w:i/>
          <w:iCs/>
        </w:rPr>
        <w:t xml:space="preserve"> viz. Black Volta</w:t>
      </w:r>
      <w:r w:rsidRPr="008E08B5">
        <w:rPr>
          <w:i/>
          <w:iCs/>
        </w:rPr>
        <w:t>/Tombe</w:t>
      </w:r>
      <w:r w:rsidR="00AD6E43" w:rsidRPr="008E08B5">
        <w:rPr>
          <w:i/>
          <w:iCs/>
        </w:rPr>
        <w:t>, Pru</w:t>
      </w:r>
      <w:r w:rsidR="0091579E" w:rsidRPr="008E08B5">
        <w:rPr>
          <w:i/>
          <w:iCs/>
        </w:rPr>
        <w:t>,</w:t>
      </w:r>
      <w:r w:rsidR="00AD6E43" w:rsidRPr="008E08B5">
        <w:rPr>
          <w:i/>
          <w:iCs/>
        </w:rPr>
        <w:t xml:space="preserve"> and Daka</w:t>
      </w:r>
      <w:r w:rsidRPr="008E08B5">
        <w:rPr>
          <w:i/>
          <w:iCs/>
        </w:rPr>
        <w:t>,</w:t>
      </w:r>
      <w:r w:rsidR="0091579E" w:rsidRPr="008E08B5">
        <w:rPr>
          <w:i/>
          <w:iCs/>
        </w:rPr>
        <w:t xml:space="preserve"> were used to assess environmental correlates with parasite </w:t>
      </w:r>
      <w:commentRangeStart w:id="8"/>
      <w:r w:rsidR="0091579E" w:rsidRPr="008E08B5">
        <w:rPr>
          <w:i/>
          <w:iCs/>
        </w:rPr>
        <w:t>presence</w:t>
      </w:r>
      <w:commentRangeEnd w:id="8"/>
      <w:r w:rsidR="006E0E0A" w:rsidRPr="008E08B5">
        <w:rPr>
          <w:rStyle w:val="CommentReference"/>
          <w:rFonts w:asciiTheme="minorHAnsi" w:hAnsiTheme="minorHAnsi" w:cstheme="minorBidi"/>
          <w:i/>
          <w:iCs/>
        </w:rPr>
        <w:commentReference w:id="8"/>
      </w:r>
      <w:r w:rsidRPr="008E08B5">
        <w:rPr>
          <w:i/>
          <w:iCs/>
        </w:rPr>
        <w:t>.</w:t>
      </w:r>
      <w:r>
        <w:t xml:space="preserve"> Ethics approvals for sampling parasites from people is reported in Crawford et al., 2019.</w:t>
      </w:r>
      <w:r w:rsidR="0051172A">
        <w:t xml:space="preserve"> </w:t>
      </w:r>
      <w:r w:rsidR="00AD6E43" w:rsidRPr="008E08B5">
        <w:rPr>
          <w:i/>
          <w:iCs/>
        </w:rPr>
        <w:t xml:space="preserve">A transect of </w:t>
      </w:r>
      <w:r w:rsidR="00AD6E43" w:rsidRPr="008E08B5">
        <w:rPr>
          <w:i/>
          <w:iCs/>
          <w:highlight w:val="yellow"/>
        </w:rPr>
        <w:t>308 x 112 km</w:t>
      </w:r>
      <w:r w:rsidR="00AD6E43" w:rsidRPr="008E08B5">
        <w:rPr>
          <w:i/>
          <w:iCs/>
        </w:rPr>
        <w:t xml:space="preserve"> was used for the landscape analysis. </w:t>
      </w:r>
      <w:r w:rsidRPr="008E08B5">
        <w:rPr>
          <w:i/>
          <w:iCs/>
        </w:rPr>
        <w:t>For landscape genetic analysis</w:t>
      </w:r>
      <w:r>
        <w:t>, I used 189 SNPs from analysis of w</w:t>
      </w:r>
      <w:r w:rsidR="0091579E">
        <w:t>hole m</w:t>
      </w:r>
      <w:r w:rsidR="00AD6E43">
        <w:t xml:space="preserve">itochondrial </w:t>
      </w:r>
      <w:r w:rsidR="0091579E">
        <w:t>genome</w:t>
      </w:r>
      <w:r>
        <w:t xml:space="preserve"> sequence</w:t>
      </w:r>
      <w:r w:rsidR="0091579E">
        <w:t xml:space="preserve"> </w:t>
      </w:r>
      <w:r w:rsidR="00AD6E43">
        <w:t>data</w:t>
      </w:r>
      <w:r w:rsidR="0091579E">
        <w:t xml:space="preserve"> </w:t>
      </w:r>
      <w:r w:rsidR="005D4D08">
        <w:t xml:space="preserve">obtained from </w:t>
      </w:r>
      <w:r w:rsidR="006E0E0A">
        <w:t>K. Crawford</w:t>
      </w:r>
      <w:r w:rsidR="005D4D08">
        <w:t xml:space="preserve"> </w:t>
      </w:r>
      <w:r w:rsidR="005D4D08">
        <w:fldChar w:fldCharType="begin"/>
      </w:r>
      <w:r w:rsidR="005D4D08">
        <w:instrText xml:space="preserve"> ADDIN ZOTERO_ITEM CSL_CITATION {"citationID":"HyinZD52","properties":{"formattedCitation":"(Crawford et al., 2019)","plainCitation":"(Crawford et al., 2019)","noteIndex":0},"citationItems":[{"id":1257,"uris":["http://zotero.org/users/2873801/items/R2UMEZM3"],"uri":["http://zotero.org/users/2873801/items/R2UMEZM3"],"itemData":{"id":1257,"type":"report","abstract":"Abstract\n          \n            In 2012, the reduction in\n            Onchocerca volvulus\n            infection prevalence through long-term mass ivermectin distribution in African meso- and hyperendemic areas motivated expanding control of onchocerciasis (river blindness) as a public health problem to elimination of parasite transmission. Given the large contiguous hypo-, meso- and hyperendemic areas with an estimated population of 204 million, sustainable elimination requires an understanding of the geographic, and in turn genetic, boundaries of different parasite populations to ensure interventions are only stopped where the risk of re-introduction of the parasite through vector or human migration from areas with ongoing transmission is acceptable. These boundaries, which define the transmission zones of the parasite, may be delineated by characterising the parasite genetic population structure within and between potential zones. We analysed whole mitochondrial genome sequences of 189\n            O. volvulus\n            adults to determine the pattern of genetic similarity across three West African countries: Ghana, Mali, and Côte d’Ivoire. Population structure measures indicate that parasites from the Pru, Daka and Black Volta/Tombe river basins in central Ghana belong to one parasite population, showing that different river basins cannot be assumed to constitute independent transmission zones. This research forms the basis for developing tools for elimination programs to delineate transmission zones, to estimate the risk of parasite re-introduction via vector or human movement when mass ivermectin administration is stopped in one area while transmission is ongoing in others, to identify the origin of infections detected post-treatment cessation, and to investigate whether migration contributes to persisting prevalence levels during interventions.","genre":"preprint","language":"en","note":"DOI: 10.1101/732446","publisher":"Evolutionary Biology","source":"DOI.org (Crossref)","title":"Utility of the &lt;i&gt;Onchocerca volvulus&lt;/i&gt; mitochondrial genome for delineation of parasite transmission zones","URL":"http://biorxiv.org/lookup/doi/10.1101/732446","author":[{"family":"Crawford","given":"Katie E"},{"family":"Hedtke","given":"Shannon M"},{"family":"Doyle","given":"Stephen R"},{"family":"Kuesel","given":"Annette C"},{"family":"Armoo","given":"Samuel"},{"family":"Osei-Atweneboana","given":"Mike"},{"family":"Grant","given":"Warwick N"}],"accessed":{"date-parts":[["2020",8,15]]},"issued":{"date-parts":[["2019",8,12]]}}}],"schema":"https://github.com/citation-style-language/schema/raw/master/csl-citation.json"} </w:instrText>
      </w:r>
      <w:r w:rsidR="005D4D08">
        <w:fldChar w:fldCharType="separate"/>
      </w:r>
      <w:r w:rsidR="005D4D08" w:rsidRPr="005D4D08">
        <w:t>(Crawford et al., 2019)</w:t>
      </w:r>
      <w:r w:rsidR="005D4D08">
        <w:fldChar w:fldCharType="end"/>
      </w:r>
      <w:r w:rsidR="00AD6E43">
        <w:t xml:space="preserve">. </w:t>
      </w:r>
    </w:p>
    <w:p w14:paraId="21D75A04" w14:textId="0DAAD065" w:rsidR="00AD6E43" w:rsidRDefault="00AD6E43" w:rsidP="005D4D08">
      <w:pPr>
        <w:pStyle w:val="BodyText"/>
        <w:jc w:val="both"/>
      </w:pPr>
      <w:r>
        <w:t>F</w:t>
      </w:r>
      <w:r w:rsidR="00F72BF1" w:rsidRPr="00F72BF1">
        <w:rPr>
          <w:vertAlign w:val="subscript"/>
          <w:rPrChange w:id="9" w:author="Shannon Hedtke" w:date="2021-08-25T10:49:00Z">
            <w:rPr/>
          </w:rPrChange>
        </w:rPr>
        <w:t>ST</w:t>
      </w:r>
      <w:r>
        <w:t xml:space="preserve"> estimates </w:t>
      </w:r>
      <w:r w:rsidR="006E0E0A">
        <w:t xml:space="preserve">were </w:t>
      </w:r>
      <w:r>
        <w:t xml:space="preserve">calculated using Arlequin V 3.5 </w:t>
      </w:r>
      <w:r w:rsidR="002F23DE">
        <w:fldChar w:fldCharType="begin"/>
      </w:r>
      <w:r w:rsidR="002F23DE">
        <w:instrText xml:space="preserve"> ADDIN ZOTERO_ITEM CSL_CITATION {"citationID":"KQkFswNJ","properties":{"formattedCitation":"(Excoffier &amp; Lischer, 2010)","plainCitation":"(Excoffier &amp; Lischer, 2010)","noteIndex":0},"citationItems":[{"id":1454,"uris":["http://zotero.org/users/2873801/items/Q2UVFYGC"],"uri":["http://zotero.org/users/2873801/items/Q2UVFYGC"],"itemData":{"id":1454,"type":"article-journal","container-title":"Molecular Ecology Resources","DOI":"10.1111/j.1755-0998.2010.02847.x","ISSN":"1755-098X, 1755-0998","issue":"3","journalAbbreviation":"Molecular Ecology Resources","language":"en","page":"564-567","source":"DOI.org (Crossref)","title":"Arlequin suite ver 3.5: a new series of programs to perform population genetics analyses under Linux and Windows","title-short":"Arlequin suite ver 3.5","volume":"10","author":[{"family":"Excoffier","given":"Laurent"},{"family":"Lischer","given":"Heidi E. L."}],"issued":{"date-parts":[["2010",5]]}}}],"schema":"https://github.com/citation-style-language/schema/raw/master/csl-citation.json"} </w:instrText>
      </w:r>
      <w:r w:rsidR="002F23DE">
        <w:fldChar w:fldCharType="separate"/>
      </w:r>
      <w:r w:rsidR="002F23DE" w:rsidRPr="002F23DE">
        <w:t>(Excoffier &amp; Lischer, 2010)</w:t>
      </w:r>
      <w:r w:rsidR="002F23DE">
        <w:fldChar w:fldCharType="end"/>
      </w:r>
      <w:r w:rsidR="0036410A">
        <w:t xml:space="preserve"> </w:t>
      </w:r>
      <w:r>
        <w:t>and were used as a measure of genetic distance.</w:t>
      </w:r>
    </w:p>
    <w:p w14:paraId="6D09656A" w14:textId="5CC55A3F" w:rsidR="008E08B5" w:rsidRPr="008E08B5" w:rsidRDefault="008E08B5" w:rsidP="005D4D08">
      <w:pPr>
        <w:pStyle w:val="BodyText"/>
        <w:jc w:val="both"/>
        <w:rPr>
          <w:i/>
          <w:iCs/>
        </w:rPr>
      </w:pPr>
      <w:r>
        <w:rPr>
          <w:i/>
          <w:iCs/>
        </w:rPr>
        <w:t>F-st and other genetic distance metrics were calculated based on the packages like Hierfstat, and graph4lg (citation, packages).</w:t>
      </w:r>
    </w:p>
    <w:p w14:paraId="11B876F4" w14:textId="614963D0" w:rsidR="005D4D08" w:rsidRDefault="004D6C0B" w:rsidP="002930CB">
      <w:pPr>
        <w:pStyle w:val="BodyText"/>
        <w:jc w:val="center"/>
      </w:pPr>
      <w:r>
        <w:rPr>
          <w:noProof/>
        </w:rPr>
        <w:lastRenderedPageBreak/>
        <w:drawing>
          <wp:inline distT="0" distB="0" distL="0" distR="0" wp14:anchorId="510423C2" wp14:editId="729A9996">
            <wp:extent cx="5943600" cy="4525010"/>
            <wp:effectExtent l="0" t="0" r="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525010"/>
                    </a:xfrm>
                    <a:prstGeom prst="rect">
                      <a:avLst/>
                    </a:prstGeom>
                    <a:noFill/>
                    <a:ln>
                      <a:noFill/>
                    </a:ln>
                  </pic:spPr>
                </pic:pic>
              </a:graphicData>
            </a:graphic>
          </wp:inline>
        </w:drawing>
      </w:r>
    </w:p>
    <w:p w14:paraId="5AD028FD" w14:textId="4294F6A1" w:rsidR="002930CB" w:rsidRDefault="00ED3DFE" w:rsidP="007E18A1">
      <w:pPr>
        <w:pStyle w:val="Legend"/>
        <w:jc w:val="center"/>
      </w:pPr>
      <w:r w:rsidRPr="00ED3DFE">
        <w:t>Figure</w:t>
      </w:r>
      <w:r w:rsidR="007E18A1">
        <w:t xml:space="preserve"> 1</w:t>
      </w:r>
      <w:r w:rsidRPr="00ED3DFE">
        <w:t>. Sample locations for the parasite data in transition region of Ghana.</w:t>
      </w:r>
    </w:p>
    <w:p w14:paraId="418D3ACA" w14:textId="544BC50C" w:rsidR="00ED3DFE" w:rsidRDefault="00ED3DFE" w:rsidP="002930CB">
      <w:pPr>
        <w:pStyle w:val="BodyText"/>
        <w:jc w:val="center"/>
      </w:pPr>
    </w:p>
    <w:p w14:paraId="72F36E57" w14:textId="39BC290A" w:rsidR="00CE4E0C" w:rsidRDefault="00CE4E0C" w:rsidP="00CE4E0C">
      <w:pPr>
        <w:pStyle w:val="Heading3"/>
        <w:spacing w:line="360" w:lineRule="auto"/>
        <w:jc w:val="both"/>
      </w:pPr>
      <w:r>
        <w:t>Analysis workflow</w:t>
      </w:r>
    </w:p>
    <w:p w14:paraId="79D35192" w14:textId="53CE3221" w:rsidR="00ED3DFE" w:rsidRDefault="006E0E0A" w:rsidP="0009506F">
      <w:pPr>
        <w:pStyle w:val="BodyText"/>
        <w:jc w:val="both"/>
      </w:pPr>
      <w:r>
        <w:t>The l</w:t>
      </w:r>
      <w:r w:rsidR="002161B1">
        <w:t xml:space="preserve">andscape genetics analysis framework involved </w:t>
      </w:r>
      <w:r w:rsidR="006B7AF2">
        <w:t>processing environmental raster</w:t>
      </w:r>
      <w:r w:rsidR="00F72BF1">
        <w:t>s</w:t>
      </w:r>
      <w:r w:rsidR="006B7AF2">
        <w:t xml:space="preserve"> into a resistance surface map to infer the move</w:t>
      </w:r>
      <w:r w:rsidR="009C62AA">
        <w:t>ment pattern of</w:t>
      </w:r>
      <w:r>
        <w:t xml:space="preserve"> </w:t>
      </w:r>
      <w:r w:rsidRPr="00531CF3">
        <w:rPr>
          <w:i/>
          <w:iCs/>
        </w:rPr>
        <w:t>O. volvulus</w:t>
      </w:r>
      <w:r w:rsidR="00F72BF1">
        <w:rPr>
          <w:i/>
          <w:iCs/>
        </w:rPr>
        <w:t xml:space="preserve"> </w:t>
      </w:r>
      <w:r w:rsidR="00F72BF1">
        <w:t>(Figure 2)</w:t>
      </w:r>
      <w:r w:rsidR="009C62AA">
        <w:t>.</w:t>
      </w:r>
    </w:p>
    <w:p w14:paraId="46AAB764" w14:textId="35E1725A" w:rsidR="00F61F53" w:rsidRDefault="00924BE2" w:rsidP="00ED3DFE">
      <w:pPr>
        <w:pStyle w:val="BodyText"/>
      </w:pPr>
      <w:r>
        <w:rPr>
          <w:noProof/>
        </w:rPr>
        <w:lastRenderedPageBreak/>
        <w:drawing>
          <wp:inline distT="0" distB="0" distL="0" distR="0" wp14:anchorId="542E4516" wp14:editId="0755EA53">
            <wp:extent cx="5943600" cy="2336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336800"/>
                    </a:xfrm>
                    <a:prstGeom prst="rect">
                      <a:avLst/>
                    </a:prstGeom>
                    <a:noFill/>
                    <a:ln>
                      <a:noFill/>
                    </a:ln>
                  </pic:spPr>
                </pic:pic>
              </a:graphicData>
            </a:graphic>
          </wp:inline>
        </w:drawing>
      </w:r>
    </w:p>
    <w:p w14:paraId="37FC9E5E" w14:textId="7FA00B5D" w:rsidR="006D2C4D" w:rsidRDefault="006D2C4D" w:rsidP="007E18A1">
      <w:pPr>
        <w:pStyle w:val="Legend"/>
      </w:pPr>
      <w:r w:rsidRPr="0052313B">
        <w:rPr>
          <w:b/>
        </w:rPr>
        <w:t>Figure</w:t>
      </w:r>
      <w:r w:rsidR="00346902" w:rsidRPr="0052313B">
        <w:rPr>
          <w:b/>
        </w:rPr>
        <w:t xml:space="preserve"> 2</w:t>
      </w:r>
      <w:r w:rsidRPr="0052313B">
        <w:rPr>
          <w:b/>
        </w:rPr>
        <w:t>. Flowchart showing the analysis</w:t>
      </w:r>
      <w:r w:rsidR="00494E6F" w:rsidRPr="0052313B">
        <w:rPr>
          <w:b/>
        </w:rPr>
        <w:t xml:space="preserve"> workflow for landscape genetics analysis</w:t>
      </w:r>
      <w:r w:rsidR="00494E6F">
        <w:t>.</w:t>
      </w:r>
      <w:r w:rsidR="00A205FD">
        <w:t xml:space="preserve"> Resistance surfaces (</w:t>
      </w:r>
      <w:r w:rsidR="00A205FD" w:rsidRPr="00A205FD">
        <w:rPr>
          <w:b/>
        </w:rPr>
        <w:t>A</w:t>
      </w:r>
      <w:r w:rsidR="00A205FD">
        <w:t>) were obtained by applying transformation function to an environmental raster</w:t>
      </w:r>
      <w:r w:rsidR="00B351DA">
        <w:t xml:space="preserve">. </w:t>
      </w:r>
      <w:ins w:id="10" w:author="Shannon Hedtke" w:date="2021-08-25T10:54:00Z">
        <w:r w:rsidR="00F72BF1">
          <w:t>Different distance matrix algorithms</w:t>
        </w:r>
      </w:ins>
      <w:ins w:id="11" w:author="Shannon Hedtke" w:date="2021-08-25T11:43:00Z">
        <w:r w:rsidR="003024E6">
          <w:t>, including</w:t>
        </w:r>
      </w:ins>
      <w:ins w:id="12" w:author="Shannon Hedtke" w:date="2021-08-25T10:54:00Z">
        <w:r w:rsidR="00F72BF1">
          <w:t xml:space="preserve"> the </w:t>
        </w:r>
      </w:ins>
      <w:commentRangeStart w:id="13"/>
      <w:r w:rsidR="00955686">
        <w:t>least</w:t>
      </w:r>
      <w:commentRangeEnd w:id="13"/>
      <w:r w:rsidR="003B61B9">
        <w:rPr>
          <w:rStyle w:val="CommentReference"/>
          <w:rFonts w:asciiTheme="minorHAnsi" w:hAnsiTheme="minorHAnsi" w:cstheme="minorBidi"/>
          <w:bCs w:val="0"/>
        </w:rPr>
        <w:commentReference w:id="13"/>
      </w:r>
      <w:r w:rsidR="00955686">
        <w:t xml:space="preserve"> cost distance (</w:t>
      </w:r>
      <w:r w:rsidR="00955686" w:rsidRPr="0052313B">
        <w:rPr>
          <w:b/>
        </w:rPr>
        <w:t>B</w:t>
      </w:r>
      <w:r w:rsidR="00955686">
        <w:t>)</w:t>
      </w:r>
      <w:r w:rsidR="003024E6">
        <w:t>, were used to determine the ecological distance matrix</w:t>
      </w:r>
      <w:r w:rsidR="00955686">
        <w:t xml:space="preserve"> between point P and Q</w:t>
      </w:r>
      <w:r w:rsidR="003024E6">
        <w:t xml:space="preserve"> (see text for descriptions of each distance algorithm)</w:t>
      </w:r>
      <w:r w:rsidR="003B61B9">
        <w:t>.</w:t>
      </w:r>
    </w:p>
    <w:p w14:paraId="0A7603E2" w14:textId="209475F4" w:rsidR="00346902" w:rsidRPr="005D37E6" w:rsidRDefault="00346902" w:rsidP="00346902">
      <w:pPr>
        <w:pStyle w:val="Heading4"/>
        <w:spacing w:line="360" w:lineRule="auto"/>
        <w:jc w:val="both"/>
      </w:pPr>
      <w:r>
        <w:t>Creation of the resistance surface map</w:t>
      </w:r>
    </w:p>
    <w:p w14:paraId="3D1604AB" w14:textId="78E8762A" w:rsidR="00346902" w:rsidRDefault="0032286F" w:rsidP="00805B96">
      <w:pPr>
        <w:pStyle w:val="BodyText"/>
        <w:jc w:val="both"/>
      </w:pPr>
      <w:r>
        <w:t>Multiple</w:t>
      </w:r>
      <w:r w:rsidR="00805B96" w:rsidRPr="00805B96">
        <w:t xml:space="preserve"> environmental variables were downloaded for the study region. Pixels in the environmental </w:t>
      </w:r>
      <w:r w:rsidR="00DE43B9" w:rsidRPr="00805B96">
        <w:t>raster</w:t>
      </w:r>
      <w:r w:rsidR="00805B96" w:rsidRPr="00805B96">
        <w:t xml:space="preserve"> were </w:t>
      </w:r>
      <w:r w:rsidR="00DE43B9" w:rsidRPr="00805B96">
        <w:t>assigned</w:t>
      </w:r>
      <w:r w:rsidR="00805B96" w:rsidRPr="00805B96">
        <w:t xml:space="preserve"> different cost/resistance values for movement or gene</w:t>
      </w:r>
      <w:r>
        <w:t xml:space="preserve"> </w:t>
      </w:r>
      <w:r w:rsidR="00805B96" w:rsidRPr="00805B96">
        <w:t xml:space="preserve">flow. This approach was taken for the variables for which the suitability of the environment </w:t>
      </w:r>
      <w:commentRangeStart w:id="14"/>
      <w:r w:rsidR="00DE43B9" w:rsidRPr="00805B96">
        <w:t>was</w:t>
      </w:r>
      <w:r w:rsidR="00805B96" w:rsidRPr="00805B96">
        <w:t xml:space="preserve"> known</w:t>
      </w:r>
      <w:commentRangeEnd w:id="14"/>
      <w:r w:rsidR="006E0E0A">
        <w:rPr>
          <w:rStyle w:val="CommentReference"/>
          <w:rFonts w:asciiTheme="minorHAnsi" w:hAnsiTheme="minorHAnsi" w:cstheme="minorBidi"/>
        </w:rPr>
        <w:commentReference w:id="14"/>
      </w:r>
      <w:r w:rsidR="00805B96" w:rsidRPr="00805B96">
        <w:t xml:space="preserve">. </w:t>
      </w:r>
      <w:commentRangeStart w:id="15"/>
      <w:r w:rsidR="00805B96" w:rsidRPr="00805B96">
        <w:t xml:space="preserve">Different ecological and spatial studies </w:t>
      </w:r>
      <w:commentRangeEnd w:id="15"/>
      <w:r>
        <w:rPr>
          <w:rStyle w:val="CommentReference"/>
          <w:rFonts w:asciiTheme="minorHAnsi" w:hAnsiTheme="minorHAnsi" w:cstheme="minorBidi"/>
        </w:rPr>
        <w:commentReference w:id="15"/>
      </w:r>
      <w:r w:rsidR="00805B96" w:rsidRPr="00805B96">
        <w:t xml:space="preserve">were referred </w:t>
      </w:r>
      <w:r w:rsidR="00DE43B9" w:rsidRPr="00805B96">
        <w:t>to</w:t>
      </w:r>
      <w:r w:rsidR="00805B96" w:rsidRPr="00805B96">
        <w:t xml:space="preserve"> assign cost values to the environmental </w:t>
      </w:r>
      <w:r w:rsidR="00DE43B9" w:rsidRPr="00805B96">
        <w:t>raster</w:t>
      </w:r>
      <w:r w:rsidR="00805B96" w:rsidRPr="00805B96">
        <w:t>. Two different approaches were taken to encode a cost/resistance value to the range of values in the environmental variables. First, manually encoding cost values based on the published literature on the effect of environmental variables on onchocerciasis prevalence and vector distribution (Figure</w:t>
      </w:r>
      <w:r w:rsidR="005B60E6">
        <w:t xml:space="preserve"> 3</w:t>
      </w:r>
      <w:r w:rsidR="00805B96" w:rsidRPr="00805B96">
        <w:t xml:space="preserve">). Second, transforming environmental </w:t>
      </w:r>
      <w:r w:rsidR="00E07B47" w:rsidRPr="00805B96">
        <w:t>raster</w:t>
      </w:r>
      <w:r w:rsidR="00805B96" w:rsidRPr="00805B96">
        <w:t xml:space="preserve"> with different transformation function available in the </w:t>
      </w:r>
      <w:r w:rsidR="00805B96" w:rsidRPr="00E07B47">
        <w:rPr>
          <w:i/>
          <w:iCs/>
        </w:rPr>
        <w:t>ResistanceGA</w:t>
      </w:r>
      <w:r w:rsidR="00805B96" w:rsidRPr="00805B96">
        <w:t xml:space="preserve"> package (Figure</w:t>
      </w:r>
      <w:r w:rsidR="00E07B47">
        <w:t xml:space="preserve"> 2A</w:t>
      </w:r>
      <w:r w:rsidR="00805B96" w:rsidRPr="00805B96">
        <w:t>). Different transformation functions like as linear, exponential, monomolecular, ricker etc. are available in the package where cost values are assigned to the environmental raster accordingly.</w:t>
      </w:r>
    </w:p>
    <w:p w14:paraId="03612FB2" w14:textId="7FD66FC1" w:rsidR="005B60E6" w:rsidRDefault="005B60E6" w:rsidP="00805B96">
      <w:pPr>
        <w:pStyle w:val="BodyText"/>
        <w:jc w:val="both"/>
      </w:pPr>
      <w:r>
        <w:rPr>
          <w:noProof/>
        </w:rPr>
        <w:lastRenderedPageBreak/>
        <w:drawing>
          <wp:inline distT="0" distB="0" distL="0" distR="0" wp14:anchorId="4C987C87" wp14:editId="3577D40F">
            <wp:extent cx="5943600" cy="28721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872105"/>
                    </a:xfrm>
                    <a:prstGeom prst="rect">
                      <a:avLst/>
                    </a:prstGeom>
                    <a:noFill/>
                    <a:ln>
                      <a:noFill/>
                    </a:ln>
                  </pic:spPr>
                </pic:pic>
              </a:graphicData>
            </a:graphic>
          </wp:inline>
        </w:drawing>
      </w:r>
    </w:p>
    <w:p w14:paraId="608A2E3B" w14:textId="1CE8547C" w:rsidR="00E07B47" w:rsidRDefault="00351FAE" w:rsidP="00E232D9">
      <w:pPr>
        <w:pStyle w:val="Legend"/>
      </w:pPr>
      <w:r w:rsidRPr="008D6E66">
        <w:rPr>
          <w:b/>
        </w:rPr>
        <w:t xml:space="preserve">Figure 3. </w:t>
      </w:r>
      <w:commentRangeStart w:id="16"/>
      <w:r w:rsidRPr="008D6E66">
        <w:rPr>
          <w:b/>
        </w:rPr>
        <w:t xml:space="preserve">An example of creation of the resistance surface map </w:t>
      </w:r>
      <w:r w:rsidR="008D6E66" w:rsidRPr="008D6E66">
        <w:rPr>
          <w:b/>
        </w:rPr>
        <w:t xml:space="preserve">by manually encoding cost values </w:t>
      </w:r>
      <w:r w:rsidRPr="008D6E66">
        <w:rPr>
          <w:b/>
        </w:rPr>
        <w:t>for black fly movement based on the elevation in Ethiopia</w:t>
      </w:r>
      <w:commentRangeEnd w:id="16"/>
      <w:r w:rsidR="000944E8">
        <w:rPr>
          <w:rStyle w:val="CommentReference"/>
          <w:rFonts w:asciiTheme="minorHAnsi" w:hAnsiTheme="minorHAnsi" w:cstheme="minorBidi"/>
          <w:bCs w:val="0"/>
        </w:rPr>
        <w:commentReference w:id="16"/>
      </w:r>
      <w:r w:rsidRPr="008D6E66">
        <w:t>. Range of values of elevation are assigned with a different cost for movement as shown on the table. The area with high suitability/low resistance for the movement of blackflies is shown with blue color whereas the area shaded red are the ones with high resistance for black fly movement.</w:t>
      </w:r>
    </w:p>
    <w:p w14:paraId="17FDE361" w14:textId="74EA19A9" w:rsidR="008E08B5" w:rsidRDefault="008E08B5" w:rsidP="008E08B5">
      <w:pPr>
        <w:pStyle w:val="Legend"/>
        <w:numPr>
          <w:ilvl w:val="0"/>
          <w:numId w:val="9"/>
        </w:numPr>
      </w:pPr>
      <w:r>
        <w:t>Resistance/friction surfaces are determined by biotic factors, abiotic factors, and the movement (</w:t>
      </w:r>
      <w:r w:rsidRPr="008E08B5">
        <w:rPr>
          <w:i/>
          <w:iCs/>
        </w:rPr>
        <w:t>tse tse</w:t>
      </w:r>
      <w:r>
        <w:t xml:space="preserve"> review paper).</w:t>
      </w:r>
    </w:p>
    <w:p w14:paraId="22146450" w14:textId="541B76B5" w:rsidR="000B11B7" w:rsidRDefault="000B11B7" w:rsidP="000B11B7">
      <w:pPr>
        <w:pStyle w:val="Heading4"/>
        <w:spacing w:line="360" w:lineRule="auto"/>
        <w:jc w:val="both"/>
      </w:pPr>
      <w:r>
        <w:t>Connectivity analysis</w:t>
      </w:r>
    </w:p>
    <w:p w14:paraId="3CA5DF3C" w14:textId="12B85109" w:rsidR="00F84FD3" w:rsidRDefault="009C70A0" w:rsidP="009C70A0">
      <w:pPr>
        <w:pStyle w:val="BodyText"/>
        <w:jc w:val="both"/>
      </w:pPr>
      <w:r w:rsidRPr="009C70A0">
        <w:t>The resistance surfaces derived from the individual environmental variables were</w:t>
      </w:r>
      <w:r w:rsidR="006976A2">
        <w:t xml:space="preserve"> in turn</w:t>
      </w:r>
      <w:r w:rsidRPr="009C70A0">
        <w:t xml:space="preserve"> used to derive different connectivity metrics</w:t>
      </w:r>
      <w:r w:rsidR="003024E6">
        <w:t>:</w:t>
      </w:r>
      <w:r w:rsidRPr="009C70A0">
        <w:t xml:space="preserve"> the least</w:t>
      </w:r>
      <w:r w:rsidR="006976A2">
        <w:t>-</w:t>
      </w:r>
      <w:r w:rsidRPr="009C70A0">
        <w:t>cost path, commute distance matrix</w:t>
      </w:r>
      <w:r w:rsidR="006976A2">
        <w:t>,</w:t>
      </w:r>
      <w:r w:rsidRPr="009C70A0">
        <w:t xml:space="preserve"> and the circuit distance matrix between the sample locations. The least</w:t>
      </w:r>
      <w:r w:rsidR="006976A2">
        <w:t>-</w:t>
      </w:r>
      <w:r w:rsidRPr="009C70A0">
        <w:t xml:space="preserve">cost path for any location between point </w:t>
      </w:r>
      <w:r w:rsidR="00485208">
        <w:t>P</w:t>
      </w:r>
      <w:r w:rsidRPr="009C70A0">
        <w:t xml:space="preserve"> and </w:t>
      </w:r>
      <w:r w:rsidR="00485208">
        <w:t>Q</w:t>
      </w:r>
      <w:r w:rsidRPr="009C70A0">
        <w:t xml:space="preserve"> is based on the path </w:t>
      </w:r>
      <w:r w:rsidR="00CB6680">
        <w:t xml:space="preserve">of </w:t>
      </w:r>
      <w:r w:rsidRPr="009C70A0">
        <w:t xml:space="preserve">least </w:t>
      </w:r>
      <w:r w:rsidR="003024E6">
        <w:t xml:space="preserve">ecological </w:t>
      </w:r>
      <w:r w:rsidRPr="009C70A0">
        <w:t>resistance</w:t>
      </w:r>
      <w:r w:rsidR="00FB231C">
        <w:t xml:space="preserve"> </w:t>
      </w:r>
      <w:r w:rsidR="006976A2">
        <w:t>an organism would</w:t>
      </w:r>
      <w:r w:rsidR="00FB231C">
        <w:t xml:space="preserve"> follow while moving from</w:t>
      </w:r>
      <w:r w:rsidR="00556E27">
        <w:t xml:space="preserve"> one point to the other (Figure 4A)</w:t>
      </w:r>
      <w:r w:rsidRPr="009C70A0">
        <w:t>. The least</w:t>
      </w:r>
      <w:r w:rsidR="003024E6">
        <w:t>-</w:t>
      </w:r>
      <w:r w:rsidRPr="009C70A0">
        <w:t xml:space="preserve">cost path might not be the same when the path starts from point </w:t>
      </w:r>
      <w:r w:rsidR="00FB231C">
        <w:t>P</w:t>
      </w:r>
      <w:r w:rsidRPr="009C70A0">
        <w:t xml:space="preserve"> and when it starts from point </w:t>
      </w:r>
      <w:r w:rsidR="00D32C45">
        <w:t>Q</w:t>
      </w:r>
      <w:r w:rsidRPr="009C70A0">
        <w:t xml:space="preserve">. However, biological </w:t>
      </w:r>
      <w:commentRangeStart w:id="17"/>
      <w:r w:rsidRPr="009C70A0">
        <w:t>organisms</w:t>
      </w:r>
      <w:commentRangeEnd w:id="17"/>
      <w:r w:rsidR="003024E6">
        <w:rPr>
          <w:rStyle w:val="CommentReference"/>
          <w:rFonts w:asciiTheme="minorHAnsi" w:hAnsiTheme="minorHAnsi" w:cstheme="minorBidi"/>
        </w:rPr>
        <w:commentReference w:id="17"/>
      </w:r>
      <w:r w:rsidRPr="009C70A0">
        <w:t xml:space="preserve"> do not always follow the path of least resistance. </w:t>
      </w:r>
      <w:r w:rsidR="00D32C45" w:rsidRPr="009C70A0">
        <w:t>To</w:t>
      </w:r>
      <w:r w:rsidRPr="009C70A0">
        <w:t xml:space="preserve"> incorporate the multiple path</w:t>
      </w:r>
      <w:ins w:id="18" w:author="Shannon Hedtke" w:date="2021-08-25T11:47:00Z">
        <w:r w:rsidR="003024E6">
          <w:t>s</w:t>
        </w:r>
      </w:ins>
      <w:r w:rsidRPr="009C70A0">
        <w:t xml:space="preserve"> an </w:t>
      </w:r>
      <w:r w:rsidRPr="009C70A0">
        <w:lastRenderedPageBreak/>
        <w:t xml:space="preserve">organism might follow while traversing from one location to the other, </w:t>
      </w:r>
      <w:r w:rsidR="003024E6">
        <w:t>I also considered</w:t>
      </w:r>
      <w:r w:rsidRPr="009C70A0">
        <w:t xml:space="preserve"> circuit distance and commute distance.</w:t>
      </w:r>
    </w:p>
    <w:p w14:paraId="0C3D06CB" w14:textId="3BDCDC98" w:rsidR="00900F41" w:rsidRDefault="00900F41" w:rsidP="009C70A0">
      <w:pPr>
        <w:pStyle w:val="BodyText"/>
        <w:jc w:val="both"/>
      </w:pPr>
      <w:r w:rsidRPr="00900F41">
        <w:t>Circuit distance is based on circuit theory and has been used in chemical, social,</w:t>
      </w:r>
      <w:r w:rsidR="003024E6">
        <w:t xml:space="preserve"> and</w:t>
      </w:r>
      <w:r w:rsidRPr="00900F41">
        <w:t xml:space="preserve"> neural networks</w:t>
      </w:r>
      <w:r w:rsidR="003024E6">
        <w:t xml:space="preserve"> (reviewed in? or other citation?)</w:t>
      </w:r>
      <w:r w:rsidRPr="00900F41">
        <w:t>, and more recently</w:t>
      </w:r>
      <w:r w:rsidR="003024E6">
        <w:t xml:space="preserve"> has been applied</w:t>
      </w:r>
      <w:r w:rsidRPr="00900F41">
        <w:t xml:space="preserve"> to model connectivity in heterogeneous </w:t>
      </w:r>
      <w:r w:rsidR="00770B82" w:rsidRPr="00900F41">
        <w:t>landscape</w:t>
      </w:r>
      <w:r w:rsidR="003024E6">
        <w:t>s</w:t>
      </w:r>
      <w:r w:rsidR="00770B82">
        <w:t xml:space="preserve"> </w:t>
      </w:r>
      <w:r w:rsidR="00771045">
        <w:fldChar w:fldCharType="begin"/>
      </w:r>
      <w:r w:rsidR="00043B31">
        <w:instrText xml:space="preserve"> ADDIN ZOTERO_ITEM CSL_CITATION {"citationID":"pIks470r","properties":{"formattedCitation":"(B. H. McRae, 2006; B. H. McRae et al., 2008)","plainCitation":"(B. H. McRae, 2006; B. H. McRae et al., 2008)","noteIndex":0},"citationItems":[{"id":1459,"uris":["http://zotero.org/users/2873801/items/EUYH2TBC"],"uri":["http://zotero.org/users/2873801/items/EUYH2TBC"],"itemData":{"id":1459,"type":"article-journal","container-title":"Evolution","DOI":"10.1111/j.0014-3820.2006.tb00500.x","ISSN":"0014-3820, 1558-5646","issue":"8","journalAbbreviation":"Evolution","language":"en","page":"1551-1561","source":"DOI.org (Crossref)","title":"ISOLATION BY RESISTANCE","volume":"60","author":[{"family":"McRae","given":"Brad H."}],"issued":{"date-parts":[["2006",8]]}}},{"id":1313,"uris":["http://zotero.org/users/2873801/items/44RR66ZJ"],"uri":["http://zotero.org/users/2873801/items/44RR66ZJ"],"itemData":{"id":1313,"type":"article-journal","container-title":"Ecology","DOI":"10.1890/07-1861.1","ISSN":"0012-9658","issue":"10","journalAbbreviation":"Ecology","language":"en","page":"2712-2724","source":"DOI.org (Crossref)","title":"USING CIRCUIT THEORY TO MODEL CONNECTIVITY IN ECOLOGY, EVOLUTION, AND CONSERVATION","volume":"89","author":[{"family":"McRae","given":"Brad H."},{"family":"Dickson","given":"Brett G."},{"family":"Keitt","given":"Timothy H."},{"family":"Shah","given":"Viral B."}],"issued":{"date-parts":[["2008",10]]}}}],"schema":"https://github.com/citation-style-language/schema/raw/master/csl-citation.json"} </w:instrText>
      </w:r>
      <w:r w:rsidR="00771045">
        <w:fldChar w:fldCharType="separate"/>
      </w:r>
      <w:r w:rsidR="00043B31" w:rsidRPr="00043B31">
        <w:t>(B. H. McRae, 2006; B. H. McRae et al., 2008)</w:t>
      </w:r>
      <w:r w:rsidR="00771045">
        <w:fldChar w:fldCharType="end"/>
      </w:r>
      <w:r w:rsidRPr="00900F41">
        <w:t xml:space="preserve">. </w:t>
      </w:r>
      <w:commentRangeStart w:id="19"/>
      <w:r w:rsidRPr="00900F41">
        <w:t>This is based on the fact that current, voltage and resistance in an electrical circuit demonstrate a good relationship with random walk.</w:t>
      </w:r>
      <w:commentRangeEnd w:id="19"/>
      <w:r w:rsidR="003024E6">
        <w:rPr>
          <w:rStyle w:val="CommentReference"/>
          <w:rFonts w:asciiTheme="minorHAnsi" w:hAnsiTheme="minorHAnsi" w:cstheme="minorBidi"/>
        </w:rPr>
        <w:commentReference w:id="19"/>
      </w:r>
      <w:r w:rsidRPr="00900F41">
        <w:t xml:space="preserve"> Therefore, the current density obtained using this algorithm can be used to measure connectivity or isolation between </w:t>
      </w:r>
      <w:r w:rsidR="00D4584F" w:rsidRPr="00900F41">
        <w:t>patches</w:t>
      </w:r>
      <w:r w:rsidR="00D4584F">
        <w:t>,</w:t>
      </w:r>
      <w:r w:rsidR="00770B82">
        <w:t xml:space="preserve"> </w:t>
      </w:r>
      <w:r w:rsidR="00D4584F" w:rsidRPr="00900F41">
        <w:t>and</w:t>
      </w:r>
      <w:r w:rsidRPr="00900F41">
        <w:t xml:space="preserve"> identify </w:t>
      </w:r>
      <w:r w:rsidR="003024E6">
        <w:t>corridors</w:t>
      </w:r>
      <w:r w:rsidRPr="00900F41">
        <w:t xml:space="preserve"> for movement in a landscape. Circuitscape version</w:t>
      </w:r>
      <w:r w:rsidR="001E4A95">
        <w:t xml:space="preserve"> 4.0.5</w:t>
      </w:r>
      <w:r w:rsidR="00DE63EF">
        <w:t xml:space="preserve"> (Figure 4B)</w:t>
      </w:r>
      <w:r w:rsidR="00043B31">
        <w:t xml:space="preserve"> </w:t>
      </w:r>
      <w:r w:rsidR="00043B31">
        <w:fldChar w:fldCharType="begin"/>
      </w:r>
      <w:r w:rsidR="00043B31">
        <w:instrText xml:space="preserve"> ADDIN ZOTERO_ITEM CSL_CITATION {"citationID":"AbczHkUy","properties":{"formattedCitation":"(B. McRae et al., 2016)","plainCitation":"(B. McRae et al., 2016)","noteIndex":0},"citationItems":[{"id":1460,"uris":["http://zotero.org/users/2873801/items/VLGV9FZC"],"uri":["http://zotero.org/users/2873801/items/VLGV9FZC"],"itemData":{"id":1460,"type":"article-journal","container-title":"The Nature Conservancy","title":"Circuitscape: modeling landscape connectivity to promote conservation and human health","volume":"14","author":[{"family":"McRae","given":"BH"},{"family":"Shah","given":"Viral"},{"family":"Edelman","given":"Alan"}],"issued":{"date-parts":[["2016"]]}}}],"schema":"https://github.com/citation-style-language/schema/raw/master/csl-citation.json"} </w:instrText>
      </w:r>
      <w:r w:rsidR="00043B31">
        <w:fldChar w:fldCharType="separate"/>
      </w:r>
      <w:r w:rsidR="00043B31" w:rsidRPr="00043B31">
        <w:t>(B. McRae et al., 2016)</w:t>
      </w:r>
      <w:r w:rsidR="00043B31">
        <w:fldChar w:fldCharType="end"/>
      </w:r>
      <w:r w:rsidR="003024E6">
        <w:t xml:space="preserve"> was used to produce a circuit distance matrix for</w:t>
      </w:r>
      <w:r w:rsidR="00B356D9">
        <w:t xml:space="preserve"> connectivity between</w:t>
      </w:r>
      <w:r w:rsidR="003024E6">
        <w:t xml:space="preserve"> </w:t>
      </w:r>
      <w:r w:rsidR="00B356D9">
        <w:t>sampling sites</w:t>
      </w:r>
      <w:r w:rsidR="003024E6">
        <w:t xml:space="preserve"> in this region of Ghana</w:t>
      </w:r>
      <w:r w:rsidRPr="00900F41">
        <w:t xml:space="preserve">. </w:t>
      </w:r>
      <w:r w:rsidR="003024E6">
        <w:t>Because</w:t>
      </w:r>
      <w:r w:rsidRPr="00900F41">
        <w:t xml:space="preserve"> this is a computationally intensive </w:t>
      </w:r>
      <w:r w:rsidR="00934194" w:rsidRPr="00900F41">
        <w:t>algorithm,</w:t>
      </w:r>
      <w:r w:rsidRPr="00900F41">
        <w:t xml:space="preserve"> the computation time increases as the number of pixels/cells in the environmental raster grid increases</w:t>
      </w:r>
      <w:r w:rsidR="003024E6">
        <w:t>.</w:t>
      </w:r>
      <w:r w:rsidRPr="00900F41">
        <w:t xml:space="preserve"> Therefore, it</w:t>
      </w:r>
      <w:r w:rsidR="00B356D9">
        <w:t xml:space="preserve"> is</w:t>
      </w:r>
      <w:r w:rsidRPr="00900F41">
        <w:t xml:space="preserve"> less efficient for optimising the resistance surfaces</w:t>
      </w:r>
      <w:r w:rsidR="000F60EE">
        <w:t xml:space="preserve"> </w:t>
      </w:r>
      <w:r w:rsidR="000F60EE">
        <w:fldChar w:fldCharType="begin"/>
      </w:r>
      <w:r w:rsidR="000F60EE">
        <w:instrText xml:space="preserve"> ADDIN ZOTERO_ITEM CSL_CITATION {"citationID":"TjqVEwiX","properties":{"formattedCitation":"(Peterman, 2018)","plainCitation":"(Peterman, 2018)","noteIndex":0},"citationItems":[{"id":1303,"uris":["http://zotero.org/users/2873801/items/B8IATGAT"],"uri":["http://zotero.org/users/2873801/items/B8IATGAT"],"itemData":{"id":1303,"type":"article-journal","container-title":"Methods in Ecology and Evolution","DOI":"10.1111/2041-210X.12984","ISSN":"2041-210X, 2041-210X","issue":"6","journalAbbreviation":"Methods Ecol Evol","language":"en","page":"1638-1647","source":"DOI.org (Crossref)","title":"ResistanceGA: An R package for the optimization of resistance surfaces using genetic algorithms","title-short":"ResistanceGA","volume":"9","author":[{"family":"Peterman","given":"William E."}],"editor":[{"family":"Jarman","given":"Simon"}],"issued":{"date-parts":[["2018",6]]}}}],"schema":"https://github.com/citation-style-language/schema/raw/master/csl-citation.json"} </w:instrText>
      </w:r>
      <w:r w:rsidR="000F60EE">
        <w:fldChar w:fldCharType="separate"/>
      </w:r>
      <w:r w:rsidR="000F60EE" w:rsidRPr="000F60EE">
        <w:t>(Peterman, 2018)</w:t>
      </w:r>
      <w:r w:rsidR="000F60EE">
        <w:fldChar w:fldCharType="end"/>
      </w:r>
      <w:r w:rsidR="00B356D9">
        <w:t xml:space="preserve"> when compared to </w:t>
      </w:r>
      <w:r w:rsidR="00360CA5">
        <w:t xml:space="preserve">the more computationally efficient </w:t>
      </w:r>
      <w:r w:rsidR="00B356D9">
        <w:t>commute distance</w:t>
      </w:r>
      <w:r w:rsidRPr="00900F41">
        <w:t>.</w:t>
      </w:r>
    </w:p>
    <w:p w14:paraId="421C96DC" w14:textId="783EFFA9" w:rsidR="0096623B" w:rsidRDefault="0096623B" w:rsidP="0096623B">
      <w:pPr>
        <w:pStyle w:val="BodyText"/>
        <w:jc w:val="center"/>
      </w:pPr>
      <w:r>
        <w:rPr>
          <w:noProof/>
        </w:rPr>
        <w:lastRenderedPageBreak/>
        <w:drawing>
          <wp:inline distT="0" distB="0" distL="0" distR="0" wp14:anchorId="07E83B3C" wp14:editId="779DB53E">
            <wp:extent cx="5400545" cy="5715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1944" cy="5716481"/>
                    </a:xfrm>
                    <a:prstGeom prst="rect">
                      <a:avLst/>
                    </a:prstGeom>
                    <a:noFill/>
                    <a:ln>
                      <a:noFill/>
                    </a:ln>
                  </pic:spPr>
                </pic:pic>
              </a:graphicData>
            </a:graphic>
          </wp:inline>
        </w:drawing>
      </w:r>
    </w:p>
    <w:p w14:paraId="23E2E537" w14:textId="029E672F" w:rsidR="0096623B" w:rsidRPr="00770B82" w:rsidRDefault="00C41E50" w:rsidP="00C41E50">
      <w:pPr>
        <w:pStyle w:val="Legend"/>
        <w:rPr>
          <w:b/>
          <w:bCs w:val="0"/>
        </w:rPr>
      </w:pPr>
      <w:r w:rsidRPr="00770B82">
        <w:rPr>
          <w:b/>
          <w:bCs w:val="0"/>
        </w:rPr>
        <w:t>Figure</w:t>
      </w:r>
      <w:r w:rsidR="00770B82" w:rsidRPr="00770B82">
        <w:rPr>
          <w:b/>
          <w:bCs w:val="0"/>
        </w:rPr>
        <w:t xml:space="preserve"> 4</w:t>
      </w:r>
      <w:r w:rsidRPr="00770B82">
        <w:rPr>
          <w:b/>
          <w:bCs w:val="0"/>
        </w:rPr>
        <w:t>. The least</w:t>
      </w:r>
      <w:r w:rsidR="00B356D9">
        <w:rPr>
          <w:b/>
          <w:bCs w:val="0"/>
        </w:rPr>
        <w:t>-</w:t>
      </w:r>
      <w:r w:rsidRPr="00770B82">
        <w:rPr>
          <w:b/>
          <w:bCs w:val="0"/>
        </w:rPr>
        <w:t>cost distance (A) between two locations and the circuit distance (B) between all the sample locations in Ghana.</w:t>
      </w:r>
    </w:p>
    <w:p w14:paraId="7629790A" w14:textId="6E22234A" w:rsidR="004E3747" w:rsidRDefault="00B356D9" w:rsidP="009C70A0">
      <w:pPr>
        <w:pStyle w:val="BodyText"/>
        <w:jc w:val="both"/>
      </w:pPr>
      <w:r>
        <w:t>C</w:t>
      </w:r>
      <w:r w:rsidR="004E3747" w:rsidRPr="004E3747">
        <w:t>ommute distance</w:t>
      </w:r>
      <w:r w:rsidR="00360CA5">
        <w:t xml:space="preserve"> is</w:t>
      </w:r>
      <w:r w:rsidR="004E3747" w:rsidRPr="004E3747">
        <w:t xml:space="preserve"> </w:t>
      </w:r>
      <w:r w:rsidR="00360CA5">
        <w:t>s</w:t>
      </w:r>
      <w:r>
        <w:t>imilar to</w:t>
      </w:r>
      <w:r w:rsidR="004E3747" w:rsidRPr="004E3747">
        <w:t xml:space="preserve"> circuit distance</w:t>
      </w:r>
      <w:r w:rsidR="00360CA5">
        <w:t xml:space="preserve"> because</w:t>
      </w:r>
      <w:r w:rsidR="004E3747" w:rsidRPr="004E3747">
        <w:t xml:space="preserve"> it is also based on a random walk approach. It represents the random walk commute time between two locations</w:t>
      </w:r>
      <w:r>
        <w:t>,</w:t>
      </w:r>
      <w:r w:rsidR="004E3747" w:rsidRPr="004E3747">
        <w:t xml:space="preserve"> which is the number of edges traversed during movement from one location to the destination location and returning to the starting point on the resistance surface </w:t>
      </w:r>
      <w:r w:rsidR="006060AE">
        <w:fldChar w:fldCharType="begin"/>
      </w:r>
      <w:r w:rsidR="006060AE">
        <w:instrText xml:space="preserve"> ADDIN ZOTERO_ITEM CSL_CITATION {"citationID":"u2xTBZgt","properties":{"formattedCitation":"(van Etten, 2017)","plainCitation":"(van Etten, 2017)","noteIndex":0},"citationItems":[{"id":1586,"uris":["http://zotero.org/users/2873801/items/GD427VC5"],"uri":["http://zotero.org/users/2873801/items/GD427VC5"],"itemData":{"id":1586,"type":"article-journal","container-title":"Journal of Statistical Software","issue":"1","page":"1–21","title":"R package gdistance: distances and routes on geographical grids","volume":"76","author":[{"family":"Etten","given":"Jacob","non-dropping-particle":"van"}],"issued":{"date-parts":[["2017"]]}}}],"schema":"https://github.com/citation-style-language/schema/raw/master/csl-citation.json"} </w:instrText>
      </w:r>
      <w:r w:rsidR="006060AE">
        <w:fldChar w:fldCharType="separate"/>
      </w:r>
      <w:r w:rsidR="006060AE" w:rsidRPr="006060AE">
        <w:t>(van Etten, 2017)</w:t>
      </w:r>
      <w:r w:rsidR="006060AE">
        <w:fldChar w:fldCharType="end"/>
      </w:r>
      <w:r w:rsidR="004E3747" w:rsidRPr="004E3747">
        <w:t xml:space="preserve">. </w:t>
      </w:r>
      <w:r w:rsidR="00360CA5">
        <w:t>Thus, w</w:t>
      </w:r>
      <w:r w:rsidR="004E3747" w:rsidRPr="004E3747">
        <w:t xml:space="preserve">hile circuit </w:t>
      </w:r>
      <w:r w:rsidR="004E3747" w:rsidRPr="004E3747">
        <w:lastRenderedPageBreak/>
        <w:t xml:space="preserve">distance was used to generate connectivity maps, commute distance was </w:t>
      </w:r>
      <w:r w:rsidR="00360CA5">
        <w:t xml:space="preserve">calculated </w:t>
      </w:r>
      <w:r w:rsidR="00360CA5" w:rsidRPr="004E3747">
        <w:t xml:space="preserve">for the optimisation of resistance surfaces </w:t>
      </w:r>
      <w:r w:rsidR="00360CA5">
        <w:t xml:space="preserve">using the </w:t>
      </w:r>
      <w:r w:rsidR="004E3747" w:rsidRPr="00A558EC">
        <w:rPr>
          <w:i/>
          <w:iCs/>
        </w:rPr>
        <w:t>gdistance</w:t>
      </w:r>
      <w:r w:rsidR="004E3747" w:rsidRPr="004E3747">
        <w:t xml:space="preserve"> package.</w:t>
      </w:r>
    </w:p>
    <w:p w14:paraId="34CF6282" w14:textId="652F7AD9" w:rsidR="001B6F7A" w:rsidRDefault="001B6F7A" w:rsidP="001B6F7A">
      <w:pPr>
        <w:pStyle w:val="Heading4"/>
        <w:spacing w:line="360" w:lineRule="auto"/>
        <w:jc w:val="both"/>
      </w:pPr>
      <w:r>
        <w:t>Genotype</w:t>
      </w:r>
      <w:r w:rsidR="00360CA5">
        <w:t>-</w:t>
      </w:r>
      <w:r>
        <w:t>by</w:t>
      </w:r>
      <w:r w:rsidR="00360CA5">
        <w:t>-e</w:t>
      </w:r>
      <w:r w:rsidR="00CB7F49">
        <w:t>nvironment association</w:t>
      </w:r>
    </w:p>
    <w:p w14:paraId="574436BF" w14:textId="4E69448D" w:rsidR="00B00969" w:rsidRDefault="00360CA5" w:rsidP="00B00969">
      <w:pPr>
        <w:pStyle w:val="BodyText"/>
        <w:jc w:val="both"/>
      </w:pPr>
      <w:r>
        <w:t>The c</w:t>
      </w:r>
      <w:r w:rsidR="00B00969" w:rsidRPr="00B00969">
        <w:t>ommute distance matrix derived from each environmental variable were used for genotype</w:t>
      </w:r>
      <w:r>
        <w:t>-</w:t>
      </w:r>
      <w:r w:rsidR="00B00969" w:rsidRPr="00B00969">
        <w:t>by</w:t>
      </w:r>
      <w:r>
        <w:t>-</w:t>
      </w:r>
      <w:r w:rsidR="00B00969" w:rsidRPr="00B00969">
        <w:t>environment association tests. These distance values were used for mixed matrix regression with randomization (MMRR) analysis and Mantel tests. Th</w:t>
      </w:r>
      <w:r>
        <w:t>os</w:t>
      </w:r>
      <w:r w:rsidR="00B00969" w:rsidRPr="00B00969">
        <w:t xml:space="preserve">e environmental variables that were significantly associated with the genetic distance matrix were used to further optimise the resistance surface. The surfaces were </w:t>
      </w:r>
      <w:commentRangeStart w:id="20"/>
      <w:r w:rsidR="00B00969" w:rsidRPr="00B00969">
        <w:t>optimi</w:t>
      </w:r>
      <w:r>
        <w:t>s</w:t>
      </w:r>
      <w:r w:rsidR="00B00969" w:rsidRPr="00B00969">
        <w:t>ed</w:t>
      </w:r>
      <w:commentRangeEnd w:id="20"/>
      <w:r>
        <w:rPr>
          <w:rStyle w:val="CommentReference"/>
          <w:rFonts w:asciiTheme="minorHAnsi" w:hAnsiTheme="minorHAnsi" w:cstheme="minorBidi"/>
        </w:rPr>
        <w:commentReference w:id="20"/>
      </w:r>
      <w:r w:rsidR="00B00969" w:rsidRPr="00B00969">
        <w:t xml:space="preserve"> based on the genetic distance using</w:t>
      </w:r>
      <w:r>
        <w:t xml:space="preserve"> the</w:t>
      </w:r>
      <w:r w:rsidR="00B00969" w:rsidRPr="00B00969">
        <w:t xml:space="preserve"> </w:t>
      </w:r>
      <w:commentRangeStart w:id="21"/>
      <w:r w:rsidR="00B00969" w:rsidRPr="00A558EC">
        <w:rPr>
          <w:i/>
          <w:iCs/>
        </w:rPr>
        <w:t>ResistanceGA</w:t>
      </w:r>
      <w:r w:rsidR="00B00969" w:rsidRPr="00B00969">
        <w:t xml:space="preserve"> </w:t>
      </w:r>
      <w:commentRangeEnd w:id="21"/>
      <w:r>
        <w:rPr>
          <w:rStyle w:val="CommentReference"/>
          <w:rFonts w:asciiTheme="minorHAnsi" w:hAnsiTheme="minorHAnsi" w:cstheme="minorBidi"/>
        </w:rPr>
        <w:commentReference w:id="21"/>
      </w:r>
      <w:r w:rsidR="00B00969" w:rsidRPr="00B00969">
        <w:t>package. The individual resistance surfaces were combined to form a composite resistance surface map and were tested for model fit.</w:t>
      </w:r>
    </w:p>
    <w:p w14:paraId="37A96117" w14:textId="6262CF12" w:rsidR="005B2897" w:rsidRPr="00B00969" w:rsidRDefault="005B0842" w:rsidP="00B00969">
      <w:pPr>
        <w:pStyle w:val="BodyText"/>
        <w:jc w:val="both"/>
      </w:pPr>
      <w:r w:rsidRPr="005B0842">
        <w:t>The environmental variable</w:t>
      </w:r>
      <w:r w:rsidR="003A5BE2">
        <w:t>s</w:t>
      </w:r>
      <w:r w:rsidRPr="005B0842">
        <w:t xml:space="preserve"> that </w:t>
      </w:r>
      <w:r>
        <w:t>were</w:t>
      </w:r>
      <w:r w:rsidRPr="005B0842">
        <w:t xml:space="preserve"> found to be significantly associated with the genetic distance w</w:t>
      </w:r>
      <w:r w:rsidR="00360CA5">
        <w:t>ere</w:t>
      </w:r>
      <w:r w:rsidRPr="005B0842">
        <w:t xml:space="preserve"> used for further</w:t>
      </w:r>
      <w:r w:rsidR="00360CA5">
        <w:t xml:space="preserve"> analysis</w:t>
      </w:r>
      <w:r w:rsidRPr="005B0842">
        <w:t xml:space="preserve"> using the disease prevalence and </w:t>
      </w:r>
      <w:commentRangeStart w:id="22"/>
      <w:r w:rsidRPr="005B0842">
        <w:t>species</w:t>
      </w:r>
      <w:commentRangeEnd w:id="22"/>
      <w:r w:rsidR="00360CA5">
        <w:rPr>
          <w:rStyle w:val="CommentReference"/>
          <w:rFonts w:asciiTheme="minorHAnsi" w:hAnsiTheme="minorHAnsi" w:cstheme="minorBidi"/>
        </w:rPr>
        <w:commentReference w:id="22"/>
      </w:r>
      <w:r w:rsidRPr="005B0842">
        <w:t xml:space="preserve"> distribution map. Clustering analysis was performed on the prevalence maps to find</w:t>
      </w:r>
      <w:r w:rsidR="00360CA5">
        <w:t xml:space="preserve"> any</w:t>
      </w:r>
      <w:r w:rsidRPr="005B0842">
        <w:t xml:space="preserve"> cluster</w:t>
      </w:r>
      <w:r w:rsidR="00360CA5">
        <w:t>s</w:t>
      </w:r>
      <w:r w:rsidRPr="005B0842">
        <w:t xml:space="preserve"> of </w:t>
      </w:r>
      <w:r w:rsidR="00360CA5">
        <w:t xml:space="preserve">disease </w:t>
      </w:r>
      <w:r w:rsidRPr="005B0842">
        <w:t>hotspots or cluster</w:t>
      </w:r>
      <w:r w:rsidR="00360CA5">
        <w:t>s</w:t>
      </w:r>
      <w:r w:rsidRPr="005B0842">
        <w:t xml:space="preserve"> of isolated populations</w:t>
      </w:r>
      <w:r w:rsidR="00360CA5">
        <w:t xml:space="preserve"> within a species</w:t>
      </w:r>
      <w:r w:rsidRPr="005B0842">
        <w:t>.</w:t>
      </w:r>
    </w:p>
    <w:p w14:paraId="402600EB" w14:textId="77777777" w:rsidR="007E18A1" w:rsidRPr="008D6E66" w:rsidRDefault="007E18A1" w:rsidP="00E232D9">
      <w:pPr>
        <w:pStyle w:val="Legend"/>
      </w:pPr>
    </w:p>
    <w:p w14:paraId="3DB3D717" w14:textId="268BF067" w:rsidR="006F7BB8" w:rsidRDefault="006F7BB8" w:rsidP="00E65D1A">
      <w:pPr>
        <w:pStyle w:val="BodyText"/>
        <w:spacing w:line="360" w:lineRule="auto"/>
        <w:jc w:val="both"/>
        <w:sectPr w:rsidR="006F7BB8" w:rsidSect="00A3684E">
          <w:headerReference w:type="default" r:id="rId16"/>
          <w:footerReference w:type="default" r:id="rId17"/>
          <w:pgSz w:w="12240" w:h="15840"/>
          <w:pgMar w:top="1440" w:right="1440" w:bottom="1440" w:left="1440" w:header="720" w:footer="720" w:gutter="0"/>
          <w:cols w:space="720"/>
          <w:docGrid w:linePitch="326"/>
        </w:sectPr>
      </w:pPr>
      <w:bookmarkStart w:id="23" w:name="prediction"/>
      <w:bookmarkEnd w:id="5"/>
    </w:p>
    <w:p w14:paraId="70279E84" w14:textId="38658D99" w:rsidR="003D040E" w:rsidRDefault="008802F4" w:rsidP="003D040E">
      <w:pPr>
        <w:pStyle w:val="Heading2"/>
        <w:spacing w:line="360" w:lineRule="auto"/>
        <w:jc w:val="both"/>
      </w:pPr>
      <w:r>
        <w:lastRenderedPageBreak/>
        <w:t>Results</w:t>
      </w:r>
    </w:p>
    <w:p w14:paraId="38DFF367" w14:textId="504C4A32" w:rsidR="008E08B5" w:rsidRDefault="008E08B5" w:rsidP="008E08B5">
      <w:pPr>
        <w:pStyle w:val="Heading3"/>
        <w:spacing w:line="360" w:lineRule="auto"/>
        <w:jc w:val="both"/>
      </w:pPr>
      <w:r>
        <w:t>DAPC analysis</w:t>
      </w:r>
    </w:p>
    <w:p w14:paraId="2AF5F5B5" w14:textId="36D0AAF6" w:rsidR="008E08B5" w:rsidRDefault="008E08B5" w:rsidP="008E08B5">
      <w:pPr>
        <w:pStyle w:val="BodyText"/>
      </w:pPr>
      <w:r>
        <w:t xml:space="preserve">Whether you are looking at a finer geographical scale of individual communities or a larger geographical scale of river basins separated by couple of 100kms there is a weak spatial clustering. In other words, there is high degree of genetic relatedness across the whole of geographical space. </w:t>
      </w:r>
    </w:p>
    <w:p w14:paraId="7E3B61E6" w14:textId="448EAD7A" w:rsidR="00182203" w:rsidRDefault="00182203" w:rsidP="008E08B5">
      <w:pPr>
        <w:pStyle w:val="BodyText"/>
      </w:pPr>
      <w:r>
        <w:t>There appears to be a lot of movement of parasite populations between the sampling sites. However, the physical environment is not uniform, and the aim of landscape genetics is to understand the relation between the landscape features and the movement of the parasites measured indirectly via estimates of genetic differentiation.</w:t>
      </w:r>
    </w:p>
    <w:p w14:paraId="38F37123" w14:textId="1501C2B0" w:rsidR="00182203" w:rsidRDefault="00182203" w:rsidP="00182203">
      <w:pPr>
        <w:pStyle w:val="Heading3"/>
        <w:spacing w:line="360" w:lineRule="auto"/>
        <w:jc w:val="both"/>
      </w:pPr>
      <w:r>
        <w:t>sPCA</w:t>
      </w:r>
    </w:p>
    <w:p w14:paraId="7F969D72" w14:textId="1706FC1E" w:rsidR="00182203" w:rsidRDefault="00182203" w:rsidP="00182203">
      <w:pPr>
        <w:pStyle w:val="Heading3"/>
        <w:spacing w:line="360" w:lineRule="auto"/>
        <w:jc w:val="both"/>
      </w:pPr>
      <w:commentRangeStart w:id="24"/>
      <w:r>
        <w:t>tess3r</w:t>
      </w:r>
      <w:commentRangeEnd w:id="24"/>
      <w:r>
        <w:rPr>
          <w:rStyle w:val="CommentReference"/>
          <w:rFonts w:asciiTheme="minorHAnsi" w:eastAsiaTheme="minorHAnsi" w:hAnsiTheme="minorHAnsi" w:cstheme="minorBidi"/>
          <w:b w:val="0"/>
          <w:bCs w:val="0"/>
        </w:rPr>
        <w:commentReference w:id="24"/>
      </w:r>
    </w:p>
    <w:p w14:paraId="0202CCB1" w14:textId="4B83AEB5" w:rsidR="00182203" w:rsidRPr="00182203" w:rsidRDefault="00182203" w:rsidP="00182203">
      <w:pPr>
        <w:pStyle w:val="BodyText"/>
      </w:pPr>
      <w:r>
        <w:t xml:space="preserve">The relatedness map shows that samples are more related even if they are not geographically near to each other. </w:t>
      </w:r>
    </w:p>
    <w:p w14:paraId="77BA4C4E" w14:textId="6526D8EC" w:rsidR="00131DFA" w:rsidRDefault="00854AEE" w:rsidP="003D040E">
      <w:pPr>
        <w:pStyle w:val="Heading3"/>
        <w:spacing w:line="360" w:lineRule="auto"/>
        <w:jc w:val="both"/>
      </w:pPr>
      <w:r>
        <w:t>Isolation</w:t>
      </w:r>
      <w:r w:rsidR="00D232A8">
        <w:t>-</w:t>
      </w:r>
      <w:r>
        <w:t>by</w:t>
      </w:r>
      <w:r w:rsidR="00D232A8">
        <w:t>-</w:t>
      </w:r>
      <w:r>
        <w:t>distance</w:t>
      </w:r>
    </w:p>
    <w:p w14:paraId="6799291D" w14:textId="4080ED77" w:rsidR="00131DFA" w:rsidRDefault="00360CA5" w:rsidP="003D5CE8">
      <w:pPr>
        <w:pStyle w:val="BodyText"/>
        <w:jc w:val="both"/>
      </w:pPr>
      <w:r>
        <w:t xml:space="preserve">To test for isolation-by-distance (IBD), a </w:t>
      </w:r>
      <w:r w:rsidR="008E1DDF" w:rsidRPr="008E1DDF">
        <w:t>Euclidean distance matrix was calculated between the sample locations and pairwise F</w:t>
      </w:r>
      <w:r w:rsidRPr="00360CA5">
        <w:rPr>
          <w:vertAlign w:val="subscript"/>
          <w:rPrChange w:id="25" w:author="Shannon Hedtke" w:date="2021-08-25T12:18:00Z">
            <w:rPr/>
          </w:rPrChange>
        </w:rPr>
        <w:t>ST</w:t>
      </w:r>
      <w:r w:rsidR="008E1DDF" w:rsidRPr="008E1DDF">
        <w:t xml:space="preserve"> was used as a genetic distance</w:t>
      </w:r>
      <w:r w:rsidR="00D232A8">
        <w:t xml:space="preserve"> matrix</w:t>
      </w:r>
      <w:r w:rsidR="008E1DDF" w:rsidRPr="008E1DDF">
        <w:t xml:space="preserve">. The Euclidean geographic distance between locations ranged from 2.2 km to 240.39 km. </w:t>
      </w:r>
      <w:r w:rsidR="00D232A8">
        <w:t>Three separate peaks in t</w:t>
      </w:r>
      <w:r w:rsidR="008E1DDF" w:rsidRPr="008E1DDF">
        <w:t>he histogram shows the presence of locations in three distinct river basins (Fig</w:t>
      </w:r>
      <w:r w:rsidR="00D232A8">
        <w:t>ure 5A).</w:t>
      </w:r>
      <w:r w:rsidR="008E1DDF" w:rsidRPr="008E1DDF">
        <w:t xml:space="preserve"> </w:t>
      </w:r>
      <w:r w:rsidR="00D232A8">
        <w:t xml:space="preserve">In </w:t>
      </w:r>
      <w:commentRangeStart w:id="26"/>
      <w:r w:rsidR="00D232A8">
        <w:t>contrast</w:t>
      </w:r>
      <w:commentRangeEnd w:id="26"/>
      <w:r w:rsidR="00D232A8">
        <w:rPr>
          <w:rStyle w:val="CommentReference"/>
          <w:rFonts w:asciiTheme="minorHAnsi" w:hAnsiTheme="minorHAnsi" w:cstheme="minorBidi"/>
        </w:rPr>
        <w:commentReference w:id="26"/>
      </w:r>
      <w:r w:rsidR="00D232A8">
        <w:t>,</w:t>
      </w:r>
      <w:r w:rsidR="008E1DDF" w:rsidRPr="008E1DDF">
        <w:t xml:space="preserve"> genetic distance is 0 </w:t>
      </w:r>
      <w:r w:rsidR="00D232A8">
        <w:t>between</w:t>
      </w:r>
      <w:r w:rsidR="008E1DDF" w:rsidRPr="008E1DDF">
        <w:t xml:space="preserve"> most of the locations</w:t>
      </w:r>
      <w:r w:rsidR="00D232A8">
        <w:t>,</w:t>
      </w:r>
      <w:r w:rsidR="008E1DDF" w:rsidRPr="008E1DDF">
        <w:t xml:space="preserve"> indicating low genetic differentiation between the sampling sites in the transition region</w:t>
      </w:r>
      <w:r w:rsidR="00D232A8">
        <w:t xml:space="preserve"> (Figure 5B)</w:t>
      </w:r>
      <w:r w:rsidR="008E1DDF" w:rsidRPr="008E1DDF">
        <w:t>.</w:t>
      </w:r>
      <w:r w:rsidR="00A427A0">
        <w:t xml:space="preserve"> The highest F</w:t>
      </w:r>
      <w:r w:rsidR="00D232A8" w:rsidRPr="00D232A8">
        <w:rPr>
          <w:vertAlign w:val="subscript"/>
          <w:rPrChange w:id="27" w:author="Shannon Hedtke" w:date="2021-08-25T12:21:00Z">
            <w:rPr/>
          </w:rPrChange>
        </w:rPr>
        <w:t>ST</w:t>
      </w:r>
      <w:r w:rsidR="00A427A0">
        <w:t xml:space="preserve"> value</w:t>
      </w:r>
      <w:r w:rsidR="00421A70">
        <w:t xml:space="preserve"> (0.022) was between </w:t>
      </w:r>
      <w:r w:rsidR="009974C8">
        <w:t>Wiae (</w:t>
      </w:r>
      <w:r w:rsidR="00692487">
        <w:t>Daka river basin)</w:t>
      </w:r>
      <w:r w:rsidR="00421A70">
        <w:t xml:space="preserve"> and </w:t>
      </w:r>
      <w:r w:rsidR="00692487">
        <w:t>Asubende (Pru river basin)</w:t>
      </w:r>
      <w:r w:rsidR="00D232A8">
        <w:t>,</w:t>
      </w:r>
      <w:r w:rsidR="00692487">
        <w:t xml:space="preserve"> </w:t>
      </w:r>
      <w:r w:rsidR="00421A70">
        <w:t xml:space="preserve">despite their </w:t>
      </w:r>
      <w:r w:rsidR="00421A70">
        <w:lastRenderedPageBreak/>
        <w:t>geographical proximity.</w:t>
      </w:r>
      <w:r w:rsidR="003D5CE8">
        <w:t xml:space="preserve"> </w:t>
      </w:r>
      <w:r w:rsidR="00D232A8">
        <w:t xml:space="preserve">A </w:t>
      </w:r>
      <w:r w:rsidR="003D5CE8" w:rsidRPr="003D5CE8">
        <w:t xml:space="preserve">Mantel test between </w:t>
      </w:r>
      <w:r w:rsidR="00D232A8" w:rsidRPr="003D5CE8">
        <w:t>F</w:t>
      </w:r>
      <w:r w:rsidR="00D232A8" w:rsidRPr="001F28D1">
        <w:rPr>
          <w:vertAlign w:val="subscript"/>
        </w:rPr>
        <w:t>ST</w:t>
      </w:r>
      <w:r w:rsidR="00D232A8" w:rsidRPr="003D5CE8">
        <w:t xml:space="preserve"> and geographic distance matrix found</w:t>
      </w:r>
      <w:r w:rsidR="003D5CE8" w:rsidRPr="003D5CE8">
        <w:t xml:space="preserve"> no </w:t>
      </w:r>
      <w:r w:rsidR="003D5CE8">
        <w:t xml:space="preserve">significant </w:t>
      </w:r>
      <w:r w:rsidR="003D5CE8" w:rsidRPr="003D5CE8">
        <w:t xml:space="preserve">association </w:t>
      </w:r>
      <w:r w:rsidR="002C77A6">
        <w:t>(Figure 6)</w:t>
      </w:r>
      <w:r w:rsidR="003D5CE8" w:rsidRPr="003D5CE8">
        <w:t>. Therefore, there was absence of isolation</w:t>
      </w:r>
      <w:r w:rsidR="00D232A8">
        <w:t>-</w:t>
      </w:r>
      <w:r w:rsidR="003D5CE8" w:rsidRPr="003D5CE8">
        <w:t>by</w:t>
      </w:r>
      <w:r w:rsidR="00D232A8">
        <w:t>-</w:t>
      </w:r>
      <w:r w:rsidR="003D5CE8" w:rsidRPr="003D5CE8">
        <w:t>distance in the parasite populations.</w:t>
      </w:r>
    </w:p>
    <w:p w14:paraId="6359347A" w14:textId="275BE9F3" w:rsidR="00E72BBA" w:rsidRDefault="00E72BBA" w:rsidP="00E72BBA">
      <w:pPr>
        <w:pStyle w:val="BodyText"/>
        <w:jc w:val="center"/>
      </w:pPr>
      <w:r>
        <w:rPr>
          <w:noProof/>
        </w:rPr>
        <w:drawing>
          <wp:inline distT="0" distB="0" distL="0" distR="0" wp14:anchorId="0EE6D315" wp14:editId="21155DA3">
            <wp:extent cx="5568950" cy="6299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68950" cy="6299200"/>
                    </a:xfrm>
                    <a:prstGeom prst="rect">
                      <a:avLst/>
                    </a:prstGeom>
                    <a:noFill/>
                    <a:ln>
                      <a:noFill/>
                    </a:ln>
                  </pic:spPr>
                </pic:pic>
              </a:graphicData>
            </a:graphic>
          </wp:inline>
        </w:drawing>
      </w:r>
    </w:p>
    <w:p w14:paraId="0C2AE393" w14:textId="6CB485B6" w:rsidR="00E72BBA" w:rsidRDefault="00DF2164" w:rsidP="00DF2164">
      <w:pPr>
        <w:pStyle w:val="Legend"/>
      </w:pPr>
      <w:r w:rsidRPr="00DF2164">
        <w:rPr>
          <w:b/>
          <w:bCs w:val="0"/>
        </w:rPr>
        <w:lastRenderedPageBreak/>
        <w:t>Figure</w:t>
      </w:r>
      <w:r>
        <w:rPr>
          <w:b/>
          <w:bCs w:val="0"/>
        </w:rPr>
        <w:t xml:space="preserve"> 5</w:t>
      </w:r>
      <w:r w:rsidRPr="00DF2164">
        <w:rPr>
          <w:b/>
          <w:bCs w:val="0"/>
        </w:rPr>
        <w:t>. The Euclidean geographic distance matrix (A) and the genetic distance (B) matrix for the populations from the sample locations.</w:t>
      </w:r>
      <w:r w:rsidRPr="00DF2164">
        <w:t xml:space="preserve"> The histogram and the density graphs for the values in the pairwise matrix is shown on the left of the distance matrix.</w:t>
      </w:r>
    </w:p>
    <w:p w14:paraId="647A797F" w14:textId="7D9EB5D2" w:rsidR="002C77A6" w:rsidRDefault="0023425A" w:rsidP="0023425A">
      <w:pPr>
        <w:pStyle w:val="Legend"/>
        <w:jc w:val="center"/>
      </w:pPr>
      <w:r>
        <w:rPr>
          <w:noProof/>
        </w:rPr>
        <w:drawing>
          <wp:inline distT="0" distB="0" distL="0" distR="0" wp14:anchorId="3CCFBAAF" wp14:editId="081A8CF8">
            <wp:extent cx="4808567" cy="3467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0196" cy="3468275"/>
                    </a:xfrm>
                    <a:prstGeom prst="rect">
                      <a:avLst/>
                    </a:prstGeom>
                    <a:noFill/>
                    <a:ln>
                      <a:noFill/>
                    </a:ln>
                  </pic:spPr>
                </pic:pic>
              </a:graphicData>
            </a:graphic>
          </wp:inline>
        </w:drawing>
      </w:r>
    </w:p>
    <w:p w14:paraId="4CB22E2D" w14:textId="15D23763" w:rsidR="0023425A" w:rsidRDefault="00533317" w:rsidP="00533317">
      <w:pPr>
        <w:pStyle w:val="Legend"/>
        <w:rPr>
          <w:b/>
          <w:bCs w:val="0"/>
        </w:rPr>
      </w:pPr>
      <w:r w:rsidRPr="001F28D1">
        <w:rPr>
          <w:b/>
          <w:bCs w:val="0"/>
        </w:rPr>
        <w:t>Figure 6. Relationship between the pairwise geographic distance and the pairwise F</w:t>
      </w:r>
      <w:r w:rsidR="00D232A8" w:rsidRPr="00D232A8">
        <w:rPr>
          <w:b/>
          <w:bCs w:val="0"/>
          <w:vertAlign w:val="subscript"/>
          <w:rPrChange w:id="28" w:author="Shannon Hedtke" w:date="2021-08-25T12:25:00Z">
            <w:rPr/>
          </w:rPrChange>
        </w:rPr>
        <w:t>ST</w:t>
      </w:r>
      <w:r w:rsidRPr="001F28D1">
        <w:rPr>
          <w:b/>
          <w:bCs w:val="0"/>
        </w:rPr>
        <w:t xml:space="preserve"> distance between parasite populations in the transition region of Ghana.</w:t>
      </w:r>
    </w:p>
    <w:p w14:paraId="3CA39E71" w14:textId="443E5157" w:rsidR="00182203" w:rsidRDefault="00182203" w:rsidP="00182203">
      <w:pPr>
        <w:pStyle w:val="BodyText"/>
        <w:jc w:val="both"/>
      </w:pPr>
      <w:r>
        <w:t xml:space="preserve">Geographic distance alone is not sufficient in explaining the spatial variation in the genetic differentiation spatially. We need to incorporate more complex variables like landscape features and need to be geographically explicit. The probability of transmission based on geographic distance alone can’t be claimed i.e., we can’t claim the transmission to be less likely between two sites simply because the sites are far apart. </w:t>
      </w:r>
    </w:p>
    <w:p w14:paraId="25C3619B" w14:textId="185AF55F" w:rsidR="00182203" w:rsidRDefault="00182203" w:rsidP="00182203">
      <w:pPr>
        <w:pStyle w:val="BodyText"/>
        <w:jc w:val="both"/>
      </w:pPr>
      <w:r w:rsidRPr="00182203">
        <w:t>Under normal circumstances the genetic similarity is going to be directly related to the distance between two points - but when we look at this - it's not the case</w:t>
      </w:r>
      <w:r>
        <w:t>.</w:t>
      </w:r>
    </w:p>
    <w:p w14:paraId="7FD10E63" w14:textId="2A0BB072" w:rsidR="00182203" w:rsidRDefault="00182203" w:rsidP="00182203">
      <w:pPr>
        <w:pStyle w:val="BodyText"/>
        <w:jc w:val="both"/>
      </w:pPr>
      <w:r>
        <w:lastRenderedPageBreak/>
        <w:t>The question is how we can explain the genetic dissimilarity matrix - we can look at a whole bunch of other environmental variables other than the straight-line distance</w:t>
      </w:r>
    </w:p>
    <w:p w14:paraId="1221F670" w14:textId="77777777" w:rsidR="00182203" w:rsidRDefault="00182203" w:rsidP="00182203">
      <w:pPr>
        <w:pStyle w:val="BodyText"/>
        <w:jc w:val="both"/>
      </w:pPr>
      <w:r>
        <w:t>Surprisingly, elevation and distance to the water are strongly associated with the genetic dissimilarity - these two environmental variables explain most of the variation in the genetic distance matrix</w:t>
      </w:r>
    </w:p>
    <w:p w14:paraId="74840A63" w14:textId="07748BFA" w:rsidR="00182203" w:rsidRDefault="00182203" w:rsidP="00182203">
      <w:pPr>
        <w:pStyle w:val="BodyText"/>
        <w:jc w:val="both"/>
      </w:pPr>
      <w:r>
        <w:t>the elevation and distance to the water must be correlated because the river does not flow uphills</w:t>
      </w:r>
    </w:p>
    <w:p w14:paraId="1D2A9A2A" w14:textId="714B0921" w:rsidR="00182203" w:rsidRPr="00182203" w:rsidRDefault="00182203" w:rsidP="00182203">
      <w:pPr>
        <w:pStyle w:val="BodyText"/>
        <w:jc w:val="both"/>
      </w:pPr>
      <w:r>
        <w:t xml:space="preserve">Low resistance, high gene flow and connectivity </w:t>
      </w:r>
    </w:p>
    <w:p w14:paraId="77E6690A" w14:textId="3A62E2C3" w:rsidR="0071736C" w:rsidRDefault="00F467A2" w:rsidP="00F467A2">
      <w:pPr>
        <w:pStyle w:val="Heading3"/>
      </w:pPr>
      <w:r w:rsidRPr="00F467A2">
        <w:t>Resistance surface maps and connectivity analysis</w:t>
      </w:r>
    </w:p>
    <w:p w14:paraId="7EA21D04" w14:textId="5909F699" w:rsidR="00F467A2" w:rsidRDefault="00ED6F5A" w:rsidP="00ED6F5A">
      <w:pPr>
        <w:pStyle w:val="BodyText"/>
        <w:jc w:val="both"/>
      </w:pPr>
      <w:r w:rsidRPr="00ED6F5A">
        <w:t>Resistance maps were created for different environmental variables using the monomolecular, reverse monomolecular, inverse monomolecular</w:t>
      </w:r>
      <w:r w:rsidR="00D232A8">
        <w:t>,</w:t>
      </w:r>
      <w:r w:rsidRPr="00ED6F5A">
        <w:t xml:space="preserve"> and inverse reverse monomolecular functions available in the `ResistanceGA` package. These were done for six different environmental and socio-demographic variables</w:t>
      </w:r>
      <w:r w:rsidR="00D232A8">
        <w:t>,</w:t>
      </w:r>
      <w:r w:rsidRPr="00ED6F5A">
        <w:t xml:space="preserve"> viz. altitude, land cover, potential evapo-transpiration, population density, distance to the nearest river</w:t>
      </w:r>
      <w:r w:rsidR="00D232A8">
        <w:t>,</w:t>
      </w:r>
      <w:r w:rsidRPr="00ED6F5A">
        <w:t xml:space="preserve"> and Enhanced Vegetation Index (EVI). Both least</w:t>
      </w:r>
      <w:r w:rsidR="00D232A8">
        <w:t>-</w:t>
      </w:r>
      <w:r w:rsidRPr="00ED6F5A">
        <w:t>cost distance and the commute distance were tested for genotype-environment association using</w:t>
      </w:r>
      <w:r w:rsidR="00D232A8">
        <w:t xml:space="preserve"> a</w:t>
      </w:r>
      <w:r w:rsidRPr="00ED6F5A">
        <w:t xml:space="preserve"> Mantel test (Supplementary Table</w:t>
      </w:r>
      <w:r w:rsidR="00E85E2F">
        <w:t xml:space="preserve"> 1</w:t>
      </w:r>
      <w:r w:rsidRPr="00ED6F5A">
        <w:t xml:space="preserve">). Out of all </w:t>
      </w:r>
      <w:r w:rsidR="00D232A8">
        <w:t xml:space="preserve">of </w:t>
      </w:r>
      <w:r w:rsidRPr="00ED6F5A">
        <w:t xml:space="preserve">these, commute distance obtained from the resistance surface derived using inverse reverse monomolecular function from </w:t>
      </w:r>
      <w:r w:rsidR="00D232A8">
        <w:t>l</w:t>
      </w:r>
      <w:r w:rsidRPr="00ED6F5A">
        <w:t>and cover was found to have a significant</w:t>
      </w:r>
      <w:r w:rsidR="00D232A8">
        <w:t xml:space="preserve"> association</w:t>
      </w:r>
      <w:r w:rsidRPr="00ED6F5A">
        <w:t xml:space="preserve"> (Mantel's r = 0.318, p-value = 0.03</w:t>
      </w:r>
      <w:r w:rsidR="00332860">
        <w:t>6</w:t>
      </w:r>
      <w:r w:rsidRPr="00ED6F5A">
        <w:t>) with the genetic distance</w:t>
      </w:r>
      <w:r w:rsidR="00E85E2F">
        <w:t xml:space="preserve"> (Figure 7)</w:t>
      </w:r>
      <w:r w:rsidRPr="00ED6F5A">
        <w:t>.</w:t>
      </w:r>
    </w:p>
    <w:p w14:paraId="6AB1AC9B" w14:textId="43ACAC40" w:rsidR="0092434E" w:rsidRDefault="00DE5275" w:rsidP="00DE5275">
      <w:pPr>
        <w:pStyle w:val="BodyText"/>
        <w:jc w:val="center"/>
      </w:pPr>
      <w:r>
        <w:rPr>
          <w:noProof/>
        </w:rPr>
        <w:lastRenderedPageBreak/>
        <w:drawing>
          <wp:inline distT="0" distB="0" distL="0" distR="0" wp14:anchorId="1D13FBDF" wp14:editId="41289776">
            <wp:extent cx="6299200" cy="2832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99200" cy="2832100"/>
                    </a:xfrm>
                    <a:prstGeom prst="rect">
                      <a:avLst/>
                    </a:prstGeom>
                    <a:noFill/>
                    <a:ln>
                      <a:noFill/>
                    </a:ln>
                  </pic:spPr>
                </pic:pic>
              </a:graphicData>
            </a:graphic>
          </wp:inline>
        </w:drawing>
      </w:r>
    </w:p>
    <w:p w14:paraId="5258E346" w14:textId="52CC2164" w:rsidR="00DE5275" w:rsidRDefault="00DE5275" w:rsidP="00DE5275">
      <w:pPr>
        <w:pStyle w:val="Legend"/>
      </w:pPr>
      <w:r w:rsidRPr="00DE5275">
        <w:rPr>
          <w:b/>
          <w:bCs w:val="0"/>
        </w:rPr>
        <w:t>Figure</w:t>
      </w:r>
      <w:r w:rsidR="00D232A8">
        <w:rPr>
          <w:b/>
          <w:bCs w:val="0"/>
        </w:rPr>
        <w:t xml:space="preserve"> 7</w:t>
      </w:r>
      <w:r w:rsidRPr="00DE5275">
        <w:rPr>
          <w:b/>
          <w:bCs w:val="0"/>
        </w:rPr>
        <w:t>. The relationship between the commute distance matrix obtained from the resistance surface derived with land cover and the F</w:t>
      </w:r>
      <w:r w:rsidR="00D232A8" w:rsidRPr="00D232A8">
        <w:rPr>
          <w:b/>
          <w:bCs w:val="0"/>
          <w:vertAlign w:val="subscript"/>
          <w:rPrChange w:id="29" w:author="Shannon Hedtke" w:date="2021-08-25T12:25:00Z">
            <w:rPr>
              <w:b/>
              <w:bCs w:val="0"/>
            </w:rPr>
          </w:rPrChange>
        </w:rPr>
        <w:t>ST</w:t>
      </w:r>
      <w:r w:rsidRPr="00DE5275">
        <w:rPr>
          <w:b/>
          <w:bCs w:val="0"/>
        </w:rPr>
        <w:t xml:space="preserve"> distance.</w:t>
      </w:r>
      <w:r w:rsidRPr="00DE5275">
        <w:t xml:space="preserve"> </w:t>
      </w:r>
      <w:r w:rsidR="00D232A8">
        <w:t>The r</w:t>
      </w:r>
      <w:r w:rsidRPr="00DE5275">
        <w:t xml:space="preserve">esistance surface (A) was obtained using the inverse reverse monomolecular function </w:t>
      </w:r>
      <w:r w:rsidR="00D232A8">
        <w:t>based on</w:t>
      </w:r>
      <w:r w:rsidRPr="00DE5275">
        <w:t xml:space="preserve"> land cover and the geneflow map was created based on the resistance surface. It showed significant positive correlation between the genetic distance and the circuit distance obtained from resistance surface map.</w:t>
      </w:r>
    </w:p>
    <w:p w14:paraId="7C29E1C6" w14:textId="3BF1A422" w:rsidR="00182203" w:rsidRDefault="00182203" w:rsidP="00182203">
      <w:pPr>
        <w:pStyle w:val="BodyText"/>
        <w:jc w:val="both"/>
      </w:pPr>
      <w:r>
        <w:t xml:space="preserve">Based on the resistance surface map we can find the optimal path that the genes could be taking. Resistance maps gives us an idea about the resistance for the gene flow of the parasite populations based on the genetic similarities. </w:t>
      </w:r>
    </w:p>
    <w:p w14:paraId="21A4E050" w14:textId="50819DC9" w:rsidR="00332860" w:rsidRDefault="00332860" w:rsidP="00332860">
      <w:pPr>
        <w:pStyle w:val="Heading3"/>
      </w:pPr>
      <w:r>
        <w:t>Prevalence map and clustering analysis</w:t>
      </w:r>
    </w:p>
    <w:p w14:paraId="700E823A" w14:textId="43A42FED" w:rsidR="00332860" w:rsidRDefault="00D232A8" w:rsidP="00182203">
      <w:pPr>
        <w:pStyle w:val="BodyText"/>
        <w:jc w:val="both"/>
      </w:pPr>
      <w:r>
        <w:t>Based on the positive correlation between commute distance based on l</w:t>
      </w:r>
      <w:r w:rsidR="005D3318" w:rsidRPr="005D3318">
        <w:t>and cover</w:t>
      </w:r>
      <w:r>
        <w:t xml:space="preserve"> and F</w:t>
      </w:r>
      <w:r w:rsidRPr="00B36143">
        <w:rPr>
          <w:vertAlign w:val="subscript"/>
        </w:rPr>
        <w:t>ST</w:t>
      </w:r>
      <w:r>
        <w:t xml:space="preserve">, land cover </w:t>
      </w:r>
      <w:r w:rsidR="005D3318" w:rsidRPr="005D3318">
        <w:t>was used for geos</w:t>
      </w:r>
      <w:r w:rsidR="00F91433">
        <w:t xml:space="preserve">tatistical modelling </w:t>
      </w:r>
      <w:r w:rsidR="005D3318" w:rsidRPr="005D3318">
        <w:t xml:space="preserve">of the prevalence data of onchocerciasis in these locations. The </w:t>
      </w:r>
      <w:r>
        <w:t xml:space="preserve">onchocerciasis </w:t>
      </w:r>
      <w:r w:rsidR="005D3318" w:rsidRPr="005D3318">
        <w:t>prevalence data was obtained from</w:t>
      </w:r>
      <w:r w:rsidR="00836D02">
        <w:t xml:space="preserve"> </w:t>
      </w:r>
      <w:r w:rsidR="00836D02">
        <w:fldChar w:fldCharType="begin"/>
      </w:r>
      <w:r w:rsidR="006060AE">
        <w:instrText xml:space="preserve"> ADDIN ZOTERO_ITEM CSL_CITATION {"citationID":"JjT8560b","properties":{"formattedCitation":"(Osei-Atweneboana et al., 2007)","plainCitation":"(Osei-Atweneboana et al., 2007)","dontUpdate":true,"noteIndex":0},"citationItems":[{"id":1455,"uris":["http://zotero.org/users/2873801/items/Z8Q3Z6FB"],"uri":["http://zotero.org/users/2873801/items/Z8Q3Z6FB"],"itemData":{"id":1455,"type":"article-journal","container-title":"The Lancet","DOI":"10.1016/S0140-6736(07)60942-8","ISSN":"01406736","issue":"9578","journalAbbreviation":"The Lancet","language":"en","page":"2021-2029","source":"DOI.org (Crossref)","title":"Prevalence and intensity of Onchocerca volvulus infection and efficacy of ivermectin in endemic communities in Ghana: a two-phase epidemiological study","title-short":"Prevalence and intensity of Onchocerca volvulus infection and efficacy of ivermectin in endemic communities in Ghana","volume":"369","author":[{"family":"Osei-Atweneboana","given":"Mike Y"},{"family":"Eng","given":"Jeffrey KL"},{"family":"Boakye","given":"Daniel A"},{"family":"Gyapong","given":"John O"},{"family":"Prichard","given":"Roger K"}],"issued":{"date-parts":[["2007",6]]}}}],"schema":"https://github.com/citation-style-language/schema/raw/master/csl-citation.json"} </w:instrText>
      </w:r>
      <w:r w:rsidR="00836D02">
        <w:fldChar w:fldCharType="separate"/>
      </w:r>
      <w:r w:rsidR="00836D02" w:rsidRPr="00836D02">
        <w:t>Osei-Atweneboana et al.</w:t>
      </w:r>
      <w:r w:rsidR="006F3BFC">
        <w:t xml:space="preserve"> (</w:t>
      </w:r>
      <w:r w:rsidR="00836D02" w:rsidRPr="00836D02">
        <w:t>2007)</w:t>
      </w:r>
      <w:r w:rsidR="00836D02">
        <w:fldChar w:fldCharType="end"/>
      </w:r>
      <w:r w:rsidR="005D3318" w:rsidRPr="005D3318">
        <w:t xml:space="preserve">. Clustering analysis was done to locate </w:t>
      </w:r>
      <w:r>
        <w:t>any</w:t>
      </w:r>
      <w:r w:rsidR="005D3318" w:rsidRPr="005D3318">
        <w:t xml:space="preserve"> </w:t>
      </w:r>
      <w:r>
        <w:t>possible hotspots</w:t>
      </w:r>
      <w:r w:rsidR="005D3318" w:rsidRPr="005D3318">
        <w:t xml:space="preserve"> of onchocerciasis prevalence.</w:t>
      </w:r>
    </w:p>
    <w:p w14:paraId="100E75B7" w14:textId="37E13F34" w:rsidR="00FC3394" w:rsidRDefault="00EA56D2" w:rsidP="00EA56D2">
      <w:pPr>
        <w:pStyle w:val="BodyText"/>
        <w:jc w:val="center"/>
      </w:pPr>
      <w:r>
        <w:rPr>
          <w:noProof/>
        </w:rPr>
        <w:lastRenderedPageBreak/>
        <w:drawing>
          <wp:inline distT="0" distB="0" distL="0" distR="0" wp14:anchorId="5A5629A5" wp14:editId="0FF31351">
            <wp:extent cx="3835400" cy="1670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35400" cy="1670050"/>
                    </a:xfrm>
                    <a:prstGeom prst="rect">
                      <a:avLst/>
                    </a:prstGeom>
                    <a:noFill/>
                    <a:ln>
                      <a:noFill/>
                    </a:ln>
                  </pic:spPr>
                </pic:pic>
              </a:graphicData>
            </a:graphic>
          </wp:inline>
        </w:drawing>
      </w:r>
    </w:p>
    <w:p w14:paraId="57427B97" w14:textId="64F78282" w:rsidR="00EA56D2" w:rsidRPr="00B36143" w:rsidRDefault="00EA56D2" w:rsidP="00E85E2F">
      <w:pPr>
        <w:pStyle w:val="Legend"/>
        <w:rPr>
          <w:b/>
          <w:bCs w:val="0"/>
        </w:rPr>
      </w:pPr>
      <w:r w:rsidRPr="00B36143">
        <w:rPr>
          <w:b/>
          <w:bCs w:val="0"/>
        </w:rPr>
        <w:t>Figure</w:t>
      </w:r>
      <w:r w:rsidR="002235E9">
        <w:rPr>
          <w:b/>
          <w:bCs w:val="0"/>
        </w:rPr>
        <w:t xml:space="preserve"> 8</w:t>
      </w:r>
      <w:r w:rsidRPr="00B36143">
        <w:rPr>
          <w:b/>
          <w:bCs w:val="0"/>
        </w:rPr>
        <w:t>. Prevalence map obtained using land cover as an explanatory variable with cluster</w:t>
      </w:r>
      <w:r w:rsidR="002235E9">
        <w:rPr>
          <w:b/>
          <w:bCs w:val="0"/>
        </w:rPr>
        <w:t>s</w:t>
      </w:r>
      <w:r w:rsidRPr="00B36143">
        <w:rPr>
          <w:b/>
          <w:bCs w:val="0"/>
        </w:rPr>
        <w:t xml:space="preserve"> of high prevalence</w:t>
      </w:r>
      <w:r w:rsidR="002235E9">
        <w:rPr>
          <w:b/>
          <w:bCs w:val="0"/>
        </w:rPr>
        <w:t xml:space="preserve"> (red)</w:t>
      </w:r>
      <w:r w:rsidRPr="00B36143">
        <w:rPr>
          <w:b/>
          <w:bCs w:val="0"/>
        </w:rPr>
        <w:t xml:space="preserve"> in western and the eastern parts of Ghana.</w:t>
      </w:r>
    </w:p>
    <w:p w14:paraId="034BE183" w14:textId="04306F26" w:rsidR="008E1DDF" w:rsidRPr="00B36143" w:rsidRDefault="00946D02" w:rsidP="00131DFA">
      <w:pPr>
        <w:pStyle w:val="BodyText"/>
        <w:rPr>
          <w:bCs/>
        </w:rPr>
      </w:pPr>
      <w:r w:rsidRPr="00B36143">
        <w:rPr>
          <w:bCs/>
        </w:rPr>
        <w:t>This demonstrates the incorporation of the parasite genetic data and environmental data into a geospatial framework. Here, I used the landscape genetics framework to observe the effect of environmental variables on the population structure of the parasites and infer connectivity among sampling locations.</w:t>
      </w:r>
    </w:p>
    <w:p w14:paraId="75BB8959" w14:textId="77777777" w:rsidR="008E1DDF" w:rsidRDefault="008E1DDF" w:rsidP="00131DFA">
      <w:pPr>
        <w:pStyle w:val="BodyText"/>
      </w:pPr>
    </w:p>
    <w:p w14:paraId="76D49435" w14:textId="6542D646" w:rsidR="008E08B5" w:rsidRDefault="008E08B5" w:rsidP="008E08B5">
      <w:pPr>
        <w:pStyle w:val="Heading2"/>
        <w:spacing w:line="360" w:lineRule="auto"/>
        <w:jc w:val="both"/>
      </w:pPr>
      <w:r>
        <w:t>Discussion</w:t>
      </w:r>
    </w:p>
    <w:p w14:paraId="7AD7366C" w14:textId="7AFC5607" w:rsidR="008E08B5" w:rsidRDefault="008E08B5" w:rsidP="008E08B5">
      <w:pPr>
        <w:pStyle w:val="BodyText"/>
        <w:numPr>
          <w:ilvl w:val="0"/>
          <w:numId w:val="9"/>
        </w:numPr>
      </w:pPr>
      <w:r w:rsidRPr="008E08B5">
        <w:t>We are able to transform the genetic metrics of parasite relatedness spatially adjusting it for the specific landscape and ecological features of a particular area and infer about transmission zones.</w:t>
      </w:r>
    </w:p>
    <w:p w14:paraId="3D7D3DC8" w14:textId="5A9BD5A1" w:rsidR="008E08B5" w:rsidRPr="008E08B5" w:rsidRDefault="008E08B5" w:rsidP="008E08B5">
      <w:pPr>
        <w:pStyle w:val="BodyText"/>
        <w:rPr>
          <w:i/>
          <w:iCs/>
        </w:rPr>
      </w:pPr>
      <w:r>
        <w:rPr>
          <w:i/>
          <w:iCs/>
        </w:rPr>
        <w:t>Limitations/Caveats</w:t>
      </w:r>
    </w:p>
    <w:p w14:paraId="2D8C21FF" w14:textId="4AB9DD79" w:rsidR="00182203" w:rsidRDefault="008E08B5" w:rsidP="00D53831">
      <w:pPr>
        <w:pStyle w:val="BodyText"/>
        <w:numPr>
          <w:ilvl w:val="0"/>
          <w:numId w:val="9"/>
        </w:numPr>
      </w:pPr>
      <w:r>
        <w:t xml:space="preserve">For the two </w:t>
      </w:r>
      <w:r w:rsidR="00182203">
        <w:t>parasites</w:t>
      </w:r>
      <w:r>
        <w:t xml:space="preserve"> to be related they either need to have a shared ancestry </w:t>
      </w:r>
      <w:r w:rsidRPr="00182203">
        <w:rPr>
          <w:i/>
          <w:iCs/>
        </w:rPr>
        <w:t>as a result of mating</w:t>
      </w:r>
      <w:r>
        <w:t xml:space="preserve"> or should have migrated from the other location. </w:t>
      </w:r>
    </w:p>
    <w:p w14:paraId="100EB454" w14:textId="568F4EBA" w:rsidR="00182203" w:rsidRDefault="00182203" w:rsidP="00D53831">
      <w:pPr>
        <w:pStyle w:val="BodyText"/>
        <w:numPr>
          <w:ilvl w:val="0"/>
          <w:numId w:val="9"/>
        </w:numPr>
      </w:pPr>
      <w:r>
        <w:t>We are not sure about the temporal scale of the gene flow. The geneflow can happen not within generation but across several generations.</w:t>
      </w:r>
    </w:p>
    <w:p w14:paraId="0E68AF4D" w14:textId="6F6A6E7A" w:rsidR="00182203" w:rsidRDefault="00182203" w:rsidP="00182203">
      <w:pPr>
        <w:pStyle w:val="BodyText"/>
        <w:ind w:left="360"/>
        <w:rPr>
          <w:i/>
          <w:iCs/>
        </w:rPr>
      </w:pPr>
      <w:r>
        <w:rPr>
          <w:i/>
          <w:iCs/>
        </w:rPr>
        <w:lastRenderedPageBreak/>
        <w:t>Recommendations</w:t>
      </w:r>
    </w:p>
    <w:p w14:paraId="611D2D5D" w14:textId="045D3B5F" w:rsidR="00182203" w:rsidRDefault="00182203" w:rsidP="00182203">
      <w:pPr>
        <w:pStyle w:val="BodyText"/>
        <w:numPr>
          <w:ilvl w:val="0"/>
          <w:numId w:val="9"/>
        </w:numPr>
      </w:pPr>
      <w:r>
        <w:t>We might be able to sample parasites in a spatially uniform way so that we can get the better estimates of the resistance surface map and thus good idea about the transmission zones.</w:t>
      </w:r>
    </w:p>
    <w:p w14:paraId="07BB5121" w14:textId="1D876546" w:rsidR="00182203" w:rsidRDefault="00182203" w:rsidP="00182203">
      <w:pPr>
        <w:pStyle w:val="BodyText"/>
        <w:numPr>
          <w:ilvl w:val="0"/>
          <w:numId w:val="9"/>
        </w:numPr>
      </w:pPr>
      <w:r>
        <w:t xml:space="preserve">Applicable and transferable to other African settings </w:t>
      </w:r>
    </w:p>
    <w:p w14:paraId="02C3BE27" w14:textId="15B0DA70" w:rsidR="008E08B5" w:rsidRDefault="008E08B5" w:rsidP="008E08B5">
      <w:pPr>
        <w:pStyle w:val="Heading2"/>
        <w:spacing w:line="360" w:lineRule="auto"/>
        <w:jc w:val="both"/>
      </w:pPr>
      <w:r>
        <w:t>Conclusion</w:t>
      </w:r>
    </w:p>
    <w:p w14:paraId="1E874582" w14:textId="77777777" w:rsidR="00182203" w:rsidRDefault="00182203" w:rsidP="00182203">
      <w:pPr>
        <w:pStyle w:val="BodyText"/>
      </w:pPr>
      <w:r>
        <w:t xml:space="preserve">We can use landscape genetics approach for genetic data to try to delineate where transmission zones might be based on genetic and landscape features and also identify the areas of high connectivity. We can get a clear picture about the natural transmission zones based on the biology of the parasite and the vector which can then be used for planning of interventions. </w:t>
      </w:r>
    </w:p>
    <w:p w14:paraId="3728E66C" w14:textId="0FFAAB38" w:rsidR="00182203" w:rsidRPr="00182203" w:rsidRDefault="00182203" w:rsidP="00182203">
      <w:pPr>
        <w:pStyle w:val="BodyText"/>
      </w:pPr>
      <w:r>
        <w:t>We can make quantitative predictions as we can create a heatmap of resistance</w:t>
      </w:r>
    </w:p>
    <w:p w14:paraId="6FE6C295" w14:textId="371C9354" w:rsidR="008E08B5" w:rsidRPr="008E08B5" w:rsidRDefault="008E08B5" w:rsidP="00182203">
      <w:pPr>
        <w:pStyle w:val="BodyText"/>
        <w:jc w:val="both"/>
      </w:pPr>
    </w:p>
    <w:p w14:paraId="5C3B1F56" w14:textId="4AC8002D" w:rsidR="008E08B5" w:rsidRPr="00131DFA" w:rsidRDefault="008E08B5" w:rsidP="00131DFA">
      <w:pPr>
        <w:pStyle w:val="BodyText"/>
        <w:sectPr w:rsidR="008E08B5" w:rsidRPr="00131DFA" w:rsidSect="00CD2488">
          <w:pgSz w:w="12240" w:h="15840"/>
          <w:pgMar w:top="1440" w:right="1440" w:bottom="1440" w:left="1440" w:header="720" w:footer="720" w:gutter="0"/>
          <w:cols w:space="720"/>
          <w:docGrid w:linePitch="326"/>
        </w:sectPr>
      </w:pPr>
    </w:p>
    <w:p w14:paraId="50C9A518" w14:textId="752D41B8" w:rsidR="00A17B2A" w:rsidRDefault="00A17B2A" w:rsidP="00B46C6A">
      <w:pPr>
        <w:pStyle w:val="Heading2"/>
      </w:pPr>
      <w:r>
        <w:lastRenderedPageBreak/>
        <w:t>Supplementary information</w:t>
      </w:r>
    </w:p>
    <w:p w14:paraId="643F2914" w14:textId="6C77ADF0" w:rsidR="00A87C08" w:rsidRDefault="00B43254" w:rsidP="00A87C08">
      <w:pPr>
        <w:pStyle w:val="BodyText"/>
        <w:rPr>
          <w:b/>
          <w:bCs/>
          <w:lang w:val="en-AU"/>
        </w:rPr>
      </w:pPr>
      <w:r w:rsidRPr="00B43254">
        <w:rPr>
          <w:b/>
          <w:bCs/>
          <w:lang w:val="en-AU"/>
        </w:rPr>
        <w:t>Supplementary Table 1. Mantel correlation tests between the distance matrices obtained with different resistance surfaces from environmental variables and the F-st distance.</w:t>
      </w:r>
    </w:p>
    <w:p w14:paraId="7D93A734" w14:textId="73EE1698" w:rsidR="0078753C" w:rsidRDefault="0078753C" w:rsidP="006F7BB8">
      <w:pPr>
        <w:pStyle w:val="BodyText"/>
        <w:sectPr w:rsidR="0078753C" w:rsidSect="00CD2488">
          <w:pgSz w:w="12240" w:h="15840"/>
          <w:pgMar w:top="1440" w:right="1440" w:bottom="1440" w:left="1440" w:header="720" w:footer="720" w:gutter="0"/>
          <w:cols w:space="720"/>
          <w:docGrid w:linePitch="326"/>
        </w:sectPr>
      </w:pPr>
    </w:p>
    <w:p w14:paraId="12AA1BB8" w14:textId="563BA8AB" w:rsidR="00B940D1" w:rsidRDefault="00B940D1" w:rsidP="00CD2488">
      <w:pPr>
        <w:pStyle w:val="Heading2"/>
        <w:spacing w:after="200"/>
      </w:pPr>
      <w:bookmarkStart w:id="30" w:name="discussion"/>
      <w:bookmarkStart w:id="31" w:name="limitations"/>
      <w:bookmarkEnd w:id="2"/>
      <w:bookmarkEnd w:id="23"/>
      <w:r>
        <w:lastRenderedPageBreak/>
        <w:t>References</w:t>
      </w:r>
    </w:p>
    <w:p w14:paraId="1148F03C" w14:textId="77777777" w:rsidR="006060AE" w:rsidRPr="006060AE" w:rsidRDefault="00872DF5" w:rsidP="006060AE">
      <w:pPr>
        <w:pStyle w:val="Bibliography"/>
        <w:rPr>
          <w:rFonts w:ascii="Times New Roman" w:hAnsi="Times New Roman" w:cs="Times New Roman"/>
        </w:rPr>
      </w:pPr>
      <w:r>
        <w:fldChar w:fldCharType="begin"/>
      </w:r>
      <w:r w:rsidR="002235FA" w:rsidRPr="0009506F">
        <w:rPr>
          <w:lang w:val="de-DE"/>
        </w:rPr>
        <w:instrText xml:space="preserve"> ADDIN ZOTERO_BIBL {"uncited":[],"omitted":[],"custom":[]} CSL_BIBLIOGRAPHY </w:instrText>
      </w:r>
      <w:r>
        <w:fldChar w:fldCharType="separate"/>
      </w:r>
      <w:r w:rsidR="006060AE" w:rsidRPr="006060AE">
        <w:rPr>
          <w:rFonts w:ascii="Times New Roman" w:hAnsi="Times New Roman" w:cs="Times New Roman"/>
        </w:rPr>
        <w:t xml:space="preserve">Archie, E. A., Luikart, G., &amp; Ezenwa, V. O. (2009). Infecting epidemiology with genetics: A new frontier in disease ecology. </w:t>
      </w:r>
      <w:r w:rsidR="006060AE" w:rsidRPr="006060AE">
        <w:rPr>
          <w:rFonts w:ascii="Times New Roman" w:hAnsi="Times New Roman" w:cs="Times New Roman"/>
          <w:i/>
          <w:iCs/>
        </w:rPr>
        <w:t>Trends in Ecology &amp; Evolution</w:t>
      </w:r>
      <w:r w:rsidR="006060AE" w:rsidRPr="006060AE">
        <w:rPr>
          <w:rFonts w:ascii="Times New Roman" w:hAnsi="Times New Roman" w:cs="Times New Roman"/>
        </w:rPr>
        <w:t xml:space="preserve">, </w:t>
      </w:r>
      <w:r w:rsidR="006060AE" w:rsidRPr="006060AE">
        <w:rPr>
          <w:rFonts w:ascii="Times New Roman" w:hAnsi="Times New Roman" w:cs="Times New Roman"/>
          <w:i/>
          <w:iCs/>
        </w:rPr>
        <w:t>24</w:t>
      </w:r>
      <w:r w:rsidR="006060AE" w:rsidRPr="006060AE">
        <w:rPr>
          <w:rFonts w:ascii="Times New Roman" w:hAnsi="Times New Roman" w:cs="Times New Roman"/>
        </w:rPr>
        <w:t>(1), 21–30. https://doi.org/10.1016/j.tree.2008.08.008</w:t>
      </w:r>
    </w:p>
    <w:p w14:paraId="3634DBA7" w14:textId="77777777" w:rsidR="006060AE" w:rsidRPr="006060AE" w:rsidRDefault="006060AE" w:rsidP="006060AE">
      <w:pPr>
        <w:pStyle w:val="Bibliography"/>
        <w:rPr>
          <w:rFonts w:ascii="Times New Roman" w:hAnsi="Times New Roman" w:cs="Times New Roman"/>
        </w:rPr>
      </w:pPr>
      <w:r w:rsidRPr="006060AE">
        <w:rPr>
          <w:rFonts w:ascii="Times New Roman" w:hAnsi="Times New Roman" w:cs="Times New Roman"/>
        </w:rPr>
        <w:t xml:space="preserve">Balkenhol, N. (Ed.). (2016). </w:t>
      </w:r>
      <w:r w:rsidRPr="006060AE">
        <w:rPr>
          <w:rFonts w:ascii="Times New Roman" w:hAnsi="Times New Roman" w:cs="Times New Roman"/>
          <w:i/>
          <w:iCs/>
        </w:rPr>
        <w:t>Landscape genetics: Concepts, methods, applications</w:t>
      </w:r>
      <w:r w:rsidRPr="006060AE">
        <w:rPr>
          <w:rFonts w:ascii="Times New Roman" w:hAnsi="Times New Roman" w:cs="Times New Roman"/>
        </w:rPr>
        <w:t>. Wiley Blackwell.</w:t>
      </w:r>
    </w:p>
    <w:p w14:paraId="24DB75CE" w14:textId="77777777" w:rsidR="006060AE" w:rsidRPr="006060AE" w:rsidRDefault="006060AE" w:rsidP="006060AE">
      <w:pPr>
        <w:pStyle w:val="Bibliography"/>
        <w:rPr>
          <w:rFonts w:ascii="Times New Roman" w:hAnsi="Times New Roman" w:cs="Times New Roman"/>
        </w:rPr>
      </w:pPr>
      <w:r w:rsidRPr="006060AE">
        <w:rPr>
          <w:rFonts w:ascii="Times New Roman" w:hAnsi="Times New Roman" w:cs="Times New Roman"/>
        </w:rPr>
        <w:t xml:space="preserve">Crawford, K. E., Hedtke, S. M., Doyle, S. R., Kuesel, A. C., Armoo, S., Osei-Atweneboana, M., &amp; Grant, W. N. (2019). </w:t>
      </w:r>
      <w:r w:rsidRPr="006060AE">
        <w:rPr>
          <w:rFonts w:ascii="Times New Roman" w:hAnsi="Times New Roman" w:cs="Times New Roman"/>
          <w:i/>
          <w:iCs/>
        </w:rPr>
        <w:t xml:space="preserve">Utility of the </w:t>
      </w:r>
      <w:r w:rsidRPr="006060AE">
        <w:rPr>
          <w:rFonts w:ascii="Times New Roman" w:hAnsi="Times New Roman" w:cs="Times New Roman"/>
        </w:rPr>
        <w:t>Onchocerca volvulus</w:t>
      </w:r>
      <w:r w:rsidRPr="006060AE">
        <w:rPr>
          <w:rFonts w:ascii="Times New Roman" w:hAnsi="Times New Roman" w:cs="Times New Roman"/>
          <w:i/>
          <w:iCs/>
        </w:rPr>
        <w:t xml:space="preserve"> mitochondrial genome for delineation of parasite transmission zones</w:t>
      </w:r>
      <w:r w:rsidRPr="006060AE">
        <w:rPr>
          <w:rFonts w:ascii="Times New Roman" w:hAnsi="Times New Roman" w:cs="Times New Roman"/>
        </w:rPr>
        <w:t xml:space="preserve"> [Preprint]. Evolutionary Biology. https://doi.org/10.1101/732446</w:t>
      </w:r>
    </w:p>
    <w:p w14:paraId="1243150A" w14:textId="77777777" w:rsidR="006060AE" w:rsidRPr="006060AE" w:rsidRDefault="006060AE" w:rsidP="006060AE">
      <w:pPr>
        <w:pStyle w:val="Bibliography"/>
        <w:rPr>
          <w:rFonts w:ascii="Times New Roman" w:hAnsi="Times New Roman" w:cs="Times New Roman"/>
        </w:rPr>
      </w:pPr>
      <w:r w:rsidRPr="006060AE">
        <w:rPr>
          <w:rFonts w:ascii="Times New Roman" w:hAnsi="Times New Roman" w:cs="Times New Roman"/>
        </w:rPr>
        <w:t xml:space="preserve">Excoffier, L., &amp; Lischer, H. E. L. (2010). Arlequin suite ver 3.5: A new series of programs to perform population genetics analyses under Linux and Windows. </w:t>
      </w:r>
      <w:r w:rsidRPr="006060AE">
        <w:rPr>
          <w:rFonts w:ascii="Times New Roman" w:hAnsi="Times New Roman" w:cs="Times New Roman"/>
          <w:i/>
          <w:iCs/>
        </w:rPr>
        <w:t>Molecular Ecology Resources</w:t>
      </w:r>
      <w:r w:rsidRPr="006060AE">
        <w:rPr>
          <w:rFonts w:ascii="Times New Roman" w:hAnsi="Times New Roman" w:cs="Times New Roman"/>
        </w:rPr>
        <w:t xml:space="preserve">, </w:t>
      </w:r>
      <w:r w:rsidRPr="006060AE">
        <w:rPr>
          <w:rFonts w:ascii="Times New Roman" w:hAnsi="Times New Roman" w:cs="Times New Roman"/>
          <w:i/>
          <w:iCs/>
        </w:rPr>
        <w:t>10</w:t>
      </w:r>
      <w:r w:rsidRPr="006060AE">
        <w:rPr>
          <w:rFonts w:ascii="Times New Roman" w:hAnsi="Times New Roman" w:cs="Times New Roman"/>
        </w:rPr>
        <w:t>(3), 564–567. https://doi.org/10.1111/j.1755-0998.2010.02847.x</w:t>
      </w:r>
    </w:p>
    <w:p w14:paraId="328AD2C3" w14:textId="77777777" w:rsidR="006060AE" w:rsidRPr="006060AE" w:rsidRDefault="006060AE" w:rsidP="006060AE">
      <w:pPr>
        <w:pStyle w:val="Bibliography"/>
        <w:rPr>
          <w:rFonts w:ascii="Times New Roman" w:hAnsi="Times New Roman" w:cs="Times New Roman"/>
        </w:rPr>
      </w:pPr>
      <w:r w:rsidRPr="006060AE">
        <w:rPr>
          <w:rFonts w:ascii="Times New Roman" w:hAnsi="Times New Roman" w:cs="Times New Roman"/>
        </w:rPr>
        <w:t xml:space="preserve">Hemming-Schroeder, E., Zhong, D., Machani, M., Nguyen, H., Thong, S., Kahindi, S., Mbogo, C., Atieli, H., Githeko, A., Lehmann, T., Kazura, J. W., &amp; Yan, G. (2020). Ecological drivers of genetic connectivity for African malaria vectors Anopheles gambiae and An. Arabiensis. </w:t>
      </w:r>
      <w:r w:rsidRPr="006060AE">
        <w:rPr>
          <w:rFonts w:ascii="Times New Roman" w:hAnsi="Times New Roman" w:cs="Times New Roman"/>
          <w:i/>
          <w:iCs/>
        </w:rPr>
        <w:t>Scientific Reports</w:t>
      </w:r>
      <w:r w:rsidRPr="006060AE">
        <w:rPr>
          <w:rFonts w:ascii="Times New Roman" w:hAnsi="Times New Roman" w:cs="Times New Roman"/>
        </w:rPr>
        <w:t xml:space="preserve">, </w:t>
      </w:r>
      <w:r w:rsidRPr="006060AE">
        <w:rPr>
          <w:rFonts w:ascii="Times New Roman" w:hAnsi="Times New Roman" w:cs="Times New Roman"/>
          <w:i/>
          <w:iCs/>
        </w:rPr>
        <w:t>10</w:t>
      </w:r>
      <w:r w:rsidRPr="006060AE">
        <w:rPr>
          <w:rFonts w:ascii="Times New Roman" w:hAnsi="Times New Roman" w:cs="Times New Roman"/>
        </w:rPr>
        <w:t>(1), 19946. https://doi.org/10.1038/s41598-020-76248-2</w:t>
      </w:r>
    </w:p>
    <w:p w14:paraId="12C44A2D" w14:textId="77777777" w:rsidR="006060AE" w:rsidRPr="006060AE" w:rsidRDefault="006060AE" w:rsidP="006060AE">
      <w:pPr>
        <w:pStyle w:val="Bibliography"/>
        <w:rPr>
          <w:rFonts w:ascii="Times New Roman" w:hAnsi="Times New Roman" w:cs="Times New Roman"/>
        </w:rPr>
      </w:pPr>
      <w:r w:rsidRPr="006060AE">
        <w:rPr>
          <w:rFonts w:ascii="Times New Roman" w:hAnsi="Times New Roman" w:cs="Times New Roman"/>
        </w:rPr>
        <w:t xml:space="preserve">Lo, E., Hemming-Schroeder, E., Yewhalaw, D., Nguyen, J., Kebede, E., Zemene, E., Getachew, S., Tushune, K., Zhong, D., Zhou, G., Petros, B., &amp; Yan, G. (2017). Transmission dynamics of co-endemic Plasmodium vivax and P. falciparum in Ethiopia and prevalence of antimalarial resistant genotypes. </w:t>
      </w:r>
      <w:r w:rsidRPr="006060AE">
        <w:rPr>
          <w:rFonts w:ascii="Times New Roman" w:hAnsi="Times New Roman" w:cs="Times New Roman"/>
          <w:i/>
          <w:iCs/>
        </w:rPr>
        <w:t>PLOS Neglected Tropical Diseases</w:t>
      </w:r>
      <w:r w:rsidRPr="006060AE">
        <w:rPr>
          <w:rFonts w:ascii="Times New Roman" w:hAnsi="Times New Roman" w:cs="Times New Roman"/>
        </w:rPr>
        <w:t xml:space="preserve">, </w:t>
      </w:r>
      <w:r w:rsidRPr="006060AE">
        <w:rPr>
          <w:rFonts w:ascii="Times New Roman" w:hAnsi="Times New Roman" w:cs="Times New Roman"/>
          <w:i/>
          <w:iCs/>
        </w:rPr>
        <w:t>11</w:t>
      </w:r>
      <w:r w:rsidRPr="006060AE">
        <w:rPr>
          <w:rFonts w:ascii="Times New Roman" w:hAnsi="Times New Roman" w:cs="Times New Roman"/>
        </w:rPr>
        <w:t>(7), e0005806. https://doi.org/10.1371/journal.pntd.0005806</w:t>
      </w:r>
    </w:p>
    <w:p w14:paraId="0F5E50D4" w14:textId="77777777" w:rsidR="006060AE" w:rsidRPr="006060AE" w:rsidRDefault="006060AE" w:rsidP="006060AE">
      <w:pPr>
        <w:pStyle w:val="Bibliography"/>
        <w:rPr>
          <w:rFonts w:ascii="Times New Roman" w:hAnsi="Times New Roman" w:cs="Times New Roman"/>
        </w:rPr>
      </w:pPr>
      <w:r w:rsidRPr="006060AE">
        <w:rPr>
          <w:rFonts w:ascii="Times New Roman" w:hAnsi="Times New Roman" w:cs="Times New Roman"/>
        </w:rPr>
        <w:lastRenderedPageBreak/>
        <w:t xml:space="preserve">McRae, B. H. (2006). ISOLATION BY RESISTANCE. </w:t>
      </w:r>
      <w:r w:rsidRPr="006060AE">
        <w:rPr>
          <w:rFonts w:ascii="Times New Roman" w:hAnsi="Times New Roman" w:cs="Times New Roman"/>
          <w:i/>
          <w:iCs/>
        </w:rPr>
        <w:t>Evolution</w:t>
      </w:r>
      <w:r w:rsidRPr="006060AE">
        <w:rPr>
          <w:rFonts w:ascii="Times New Roman" w:hAnsi="Times New Roman" w:cs="Times New Roman"/>
        </w:rPr>
        <w:t xml:space="preserve">, </w:t>
      </w:r>
      <w:r w:rsidRPr="006060AE">
        <w:rPr>
          <w:rFonts w:ascii="Times New Roman" w:hAnsi="Times New Roman" w:cs="Times New Roman"/>
          <w:i/>
          <w:iCs/>
        </w:rPr>
        <w:t>60</w:t>
      </w:r>
      <w:r w:rsidRPr="006060AE">
        <w:rPr>
          <w:rFonts w:ascii="Times New Roman" w:hAnsi="Times New Roman" w:cs="Times New Roman"/>
        </w:rPr>
        <w:t>(8), 1551–1561. https://doi.org/10.1111/j.0014-3820.2006.tb00500.x</w:t>
      </w:r>
    </w:p>
    <w:p w14:paraId="304F9C80" w14:textId="77777777" w:rsidR="006060AE" w:rsidRPr="006060AE" w:rsidRDefault="006060AE" w:rsidP="006060AE">
      <w:pPr>
        <w:pStyle w:val="Bibliography"/>
        <w:rPr>
          <w:rFonts w:ascii="Times New Roman" w:hAnsi="Times New Roman" w:cs="Times New Roman"/>
        </w:rPr>
      </w:pPr>
      <w:r w:rsidRPr="006060AE">
        <w:rPr>
          <w:rFonts w:ascii="Times New Roman" w:hAnsi="Times New Roman" w:cs="Times New Roman"/>
        </w:rPr>
        <w:t xml:space="preserve">McRae, B. H., Dickson, B. G., Keitt, T. H., &amp; Shah, V. B. (2008). USING CIRCUIT THEORY TO MODEL CONNECTIVITY IN ECOLOGY, EVOLUTION, AND CONSERVATION. </w:t>
      </w:r>
      <w:r w:rsidRPr="006060AE">
        <w:rPr>
          <w:rFonts w:ascii="Times New Roman" w:hAnsi="Times New Roman" w:cs="Times New Roman"/>
          <w:i/>
          <w:iCs/>
        </w:rPr>
        <w:t>Ecology</w:t>
      </w:r>
      <w:r w:rsidRPr="006060AE">
        <w:rPr>
          <w:rFonts w:ascii="Times New Roman" w:hAnsi="Times New Roman" w:cs="Times New Roman"/>
        </w:rPr>
        <w:t xml:space="preserve">, </w:t>
      </w:r>
      <w:r w:rsidRPr="006060AE">
        <w:rPr>
          <w:rFonts w:ascii="Times New Roman" w:hAnsi="Times New Roman" w:cs="Times New Roman"/>
          <w:i/>
          <w:iCs/>
        </w:rPr>
        <w:t>89</w:t>
      </w:r>
      <w:r w:rsidRPr="006060AE">
        <w:rPr>
          <w:rFonts w:ascii="Times New Roman" w:hAnsi="Times New Roman" w:cs="Times New Roman"/>
        </w:rPr>
        <w:t>(10), 2712–2724. https://doi.org/10.1890/07-1861.1</w:t>
      </w:r>
    </w:p>
    <w:p w14:paraId="793398E9" w14:textId="77777777" w:rsidR="006060AE" w:rsidRPr="006060AE" w:rsidRDefault="006060AE" w:rsidP="006060AE">
      <w:pPr>
        <w:pStyle w:val="Bibliography"/>
        <w:rPr>
          <w:rFonts w:ascii="Times New Roman" w:hAnsi="Times New Roman" w:cs="Times New Roman"/>
        </w:rPr>
      </w:pPr>
      <w:r w:rsidRPr="006060AE">
        <w:rPr>
          <w:rFonts w:ascii="Times New Roman" w:hAnsi="Times New Roman" w:cs="Times New Roman"/>
        </w:rPr>
        <w:t xml:space="preserve">McRae, B., Shah, V., &amp; Edelman, A. (2016). Circuitscape: Modeling landscape connectivity to promote conservation and human health. </w:t>
      </w:r>
      <w:r w:rsidRPr="006060AE">
        <w:rPr>
          <w:rFonts w:ascii="Times New Roman" w:hAnsi="Times New Roman" w:cs="Times New Roman"/>
          <w:i/>
          <w:iCs/>
        </w:rPr>
        <w:t>The Nature Conservancy</w:t>
      </w:r>
      <w:r w:rsidRPr="006060AE">
        <w:rPr>
          <w:rFonts w:ascii="Times New Roman" w:hAnsi="Times New Roman" w:cs="Times New Roman"/>
        </w:rPr>
        <w:t xml:space="preserve">, </w:t>
      </w:r>
      <w:r w:rsidRPr="006060AE">
        <w:rPr>
          <w:rFonts w:ascii="Times New Roman" w:hAnsi="Times New Roman" w:cs="Times New Roman"/>
          <w:i/>
          <w:iCs/>
        </w:rPr>
        <w:t>14</w:t>
      </w:r>
      <w:r w:rsidRPr="006060AE">
        <w:rPr>
          <w:rFonts w:ascii="Times New Roman" w:hAnsi="Times New Roman" w:cs="Times New Roman"/>
        </w:rPr>
        <w:t>.</w:t>
      </w:r>
    </w:p>
    <w:p w14:paraId="4B7E2E9C" w14:textId="77777777" w:rsidR="006060AE" w:rsidRPr="006060AE" w:rsidRDefault="006060AE" w:rsidP="006060AE">
      <w:pPr>
        <w:pStyle w:val="Bibliography"/>
        <w:rPr>
          <w:rFonts w:ascii="Times New Roman" w:hAnsi="Times New Roman" w:cs="Times New Roman"/>
        </w:rPr>
      </w:pPr>
      <w:r w:rsidRPr="006060AE">
        <w:rPr>
          <w:rFonts w:ascii="Times New Roman" w:hAnsi="Times New Roman" w:cs="Times New Roman"/>
        </w:rPr>
        <w:t xml:space="preserve">Osei-Atweneboana, M. Y., Eng, J. K., Boakye, D. A., Gyapong, J. O., &amp; Prichard, R. K. (2007). Prevalence and intensity of Onchocerca volvulus infection and efficacy of ivermectin in endemic communities in Ghana: A two-phase epidemiological study. </w:t>
      </w:r>
      <w:r w:rsidRPr="006060AE">
        <w:rPr>
          <w:rFonts w:ascii="Times New Roman" w:hAnsi="Times New Roman" w:cs="Times New Roman"/>
          <w:i/>
          <w:iCs/>
        </w:rPr>
        <w:t>The Lancet</w:t>
      </w:r>
      <w:r w:rsidRPr="006060AE">
        <w:rPr>
          <w:rFonts w:ascii="Times New Roman" w:hAnsi="Times New Roman" w:cs="Times New Roman"/>
        </w:rPr>
        <w:t xml:space="preserve">, </w:t>
      </w:r>
      <w:r w:rsidRPr="006060AE">
        <w:rPr>
          <w:rFonts w:ascii="Times New Roman" w:hAnsi="Times New Roman" w:cs="Times New Roman"/>
          <w:i/>
          <w:iCs/>
        </w:rPr>
        <w:t>369</w:t>
      </w:r>
      <w:r w:rsidRPr="006060AE">
        <w:rPr>
          <w:rFonts w:ascii="Times New Roman" w:hAnsi="Times New Roman" w:cs="Times New Roman"/>
        </w:rPr>
        <w:t>(9578), 2021–2029. https://doi.org/10.1016/S0140-6736(07)60942-8</w:t>
      </w:r>
    </w:p>
    <w:p w14:paraId="42CEFC33" w14:textId="77777777" w:rsidR="006060AE" w:rsidRPr="006060AE" w:rsidRDefault="006060AE" w:rsidP="006060AE">
      <w:pPr>
        <w:pStyle w:val="Bibliography"/>
        <w:rPr>
          <w:rFonts w:ascii="Times New Roman" w:hAnsi="Times New Roman" w:cs="Times New Roman"/>
        </w:rPr>
      </w:pPr>
      <w:r w:rsidRPr="006060AE">
        <w:rPr>
          <w:rFonts w:ascii="Times New Roman" w:hAnsi="Times New Roman" w:cs="Times New Roman"/>
        </w:rPr>
        <w:t xml:space="preserve">Peterman, W. E. (2018). ResistanceGA: An R package for the optimization of resistance surfaces using genetic algorithms. </w:t>
      </w:r>
      <w:r w:rsidRPr="006060AE">
        <w:rPr>
          <w:rFonts w:ascii="Times New Roman" w:hAnsi="Times New Roman" w:cs="Times New Roman"/>
          <w:i/>
          <w:iCs/>
        </w:rPr>
        <w:t>Methods in Ecology and Evolution</w:t>
      </w:r>
      <w:r w:rsidRPr="006060AE">
        <w:rPr>
          <w:rFonts w:ascii="Times New Roman" w:hAnsi="Times New Roman" w:cs="Times New Roman"/>
        </w:rPr>
        <w:t xml:space="preserve">, </w:t>
      </w:r>
      <w:r w:rsidRPr="006060AE">
        <w:rPr>
          <w:rFonts w:ascii="Times New Roman" w:hAnsi="Times New Roman" w:cs="Times New Roman"/>
          <w:i/>
          <w:iCs/>
        </w:rPr>
        <w:t>9</w:t>
      </w:r>
      <w:r w:rsidRPr="006060AE">
        <w:rPr>
          <w:rFonts w:ascii="Times New Roman" w:hAnsi="Times New Roman" w:cs="Times New Roman"/>
        </w:rPr>
        <w:t>(6), 1638–1647. https://doi.org/10.1111/2041-210X.12984</w:t>
      </w:r>
    </w:p>
    <w:p w14:paraId="19AE0F17" w14:textId="77777777" w:rsidR="006060AE" w:rsidRPr="006060AE" w:rsidRDefault="006060AE" w:rsidP="006060AE">
      <w:pPr>
        <w:pStyle w:val="Bibliography"/>
        <w:rPr>
          <w:rFonts w:ascii="Times New Roman" w:hAnsi="Times New Roman" w:cs="Times New Roman"/>
        </w:rPr>
      </w:pPr>
      <w:r w:rsidRPr="006060AE">
        <w:rPr>
          <w:rFonts w:ascii="Times New Roman" w:hAnsi="Times New Roman" w:cs="Times New Roman"/>
        </w:rPr>
        <w:t xml:space="preserve">Real, L. A., &amp; Biek, R. (2007). Spatial dynamics and genetics of infectious diseases on heterogeneous landscapes. </w:t>
      </w:r>
      <w:r w:rsidRPr="006060AE">
        <w:rPr>
          <w:rFonts w:ascii="Times New Roman" w:hAnsi="Times New Roman" w:cs="Times New Roman"/>
          <w:i/>
          <w:iCs/>
        </w:rPr>
        <w:t>Journal of The Royal Society Interface</w:t>
      </w:r>
      <w:r w:rsidRPr="006060AE">
        <w:rPr>
          <w:rFonts w:ascii="Times New Roman" w:hAnsi="Times New Roman" w:cs="Times New Roman"/>
        </w:rPr>
        <w:t xml:space="preserve">, </w:t>
      </w:r>
      <w:r w:rsidRPr="006060AE">
        <w:rPr>
          <w:rFonts w:ascii="Times New Roman" w:hAnsi="Times New Roman" w:cs="Times New Roman"/>
          <w:i/>
          <w:iCs/>
        </w:rPr>
        <w:t>4</w:t>
      </w:r>
      <w:r w:rsidRPr="006060AE">
        <w:rPr>
          <w:rFonts w:ascii="Times New Roman" w:hAnsi="Times New Roman" w:cs="Times New Roman"/>
        </w:rPr>
        <w:t>(16), 935–948. https://doi.org/10.1098/rsif.2007.1041</w:t>
      </w:r>
    </w:p>
    <w:p w14:paraId="4585A1AC" w14:textId="77777777" w:rsidR="006060AE" w:rsidRPr="006060AE" w:rsidRDefault="006060AE" w:rsidP="006060AE">
      <w:pPr>
        <w:pStyle w:val="Bibliography"/>
        <w:rPr>
          <w:rFonts w:ascii="Times New Roman" w:hAnsi="Times New Roman" w:cs="Times New Roman"/>
        </w:rPr>
      </w:pPr>
      <w:r w:rsidRPr="006060AE">
        <w:rPr>
          <w:rFonts w:ascii="Times New Roman" w:hAnsi="Times New Roman" w:cs="Times New Roman"/>
        </w:rPr>
        <w:t xml:space="preserve">Saarman, N., Burak, M., Opiro, R., Hyseni, C., Echodu, R., Dion, K., Opiyo, E. A., Dunn, A. W., Amatulli, G., Aksoy, S., &amp; Caccone, A. (2018). A spatial genetics approach to inform vector control of tsetse flies ( </w:t>
      </w:r>
      <w:r w:rsidRPr="006060AE">
        <w:rPr>
          <w:rFonts w:ascii="Times New Roman" w:hAnsi="Times New Roman" w:cs="Times New Roman"/>
          <w:i/>
          <w:iCs/>
        </w:rPr>
        <w:t>Glossina fuscipes fuscipes</w:t>
      </w:r>
      <w:r w:rsidRPr="006060AE">
        <w:rPr>
          <w:rFonts w:ascii="Times New Roman" w:hAnsi="Times New Roman" w:cs="Times New Roman"/>
        </w:rPr>
        <w:t xml:space="preserve"> ) in Northern Uganda. </w:t>
      </w:r>
      <w:r w:rsidRPr="006060AE">
        <w:rPr>
          <w:rFonts w:ascii="Times New Roman" w:hAnsi="Times New Roman" w:cs="Times New Roman"/>
          <w:i/>
          <w:iCs/>
        </w:rPr>
        <w:t>Ecology and Evolution</w:t>
      </w:r>
      <w:r w:rsidRPr="006060AE">
        <w:rPr>
          <w:rFonts w:ascii="Times New Roman" w:hAnsi="Times New Roman" w:cs="Times New Roman"/>
        </w:rPr>
        <w:t xml:space="preserve">, </w:t>
      </w:r>
      <w:r w:rsidRPr="006060AE">
        <w:rPr>
          <w:rFonts w:ascii="Times New Roman" w:hAnsi="Times New Roman" w:cs="Times New Roman"/>
          <w:i/>
          <w:iCs/>
        </w:rPr>
        <w:t>8</w:t>
      </w:r>
      <w:r w:rsidRPr="006060AE">
        <w:rPr>
          <w:rFonts w:ascii="Times New Roman" w:hAnsi="Times New Roman" w:cs="Times New Roman"/>
        </w:rPr>
        <w:t>(11), 5336–5354. https://doi.org/10.1002/ece3.4050</w:t>
      </w:r>
    </w:p>
    <w:p w14:paraId="329825CB" w14:textId="77777777" w:rsidR="006060AE" w:rsidRPr="006060AE" w:rsidRDefault="006060AE" w:rsidP="006060AE">
      <w:pPr>
        <w:pStyle w:val="Bibliography"/>
        <w:rPr>
          <w:rFonts w:ascii="Times New Roman" w:hAnsi="Times New Roman" w:cs="Times New Roman"/>
        </w:rPr>
      </w:pPr>
      <w:r w:rsidRPr="006060AE">
        <w:rPr>
          <w:rFonts w:ascii="Times New Roman" w:hAnsi="Times New Roman" w:cs="Times New Roman"/>
        </w:rPr>
        <w:t xml:space="preserve">Schwabl, P., Llewellyn, M. S., Landguth, E. L., Andersson, B., Kitron, U., Costales, J. A., Ocaña, S., &amp; Grijalva, M. J. (2017). Prediction and Prevention of Parasitic Diseases </w:t>
      </w:r>
      <w:r w:rsidRPr="006060AE">
        <w:rPr>
          <w:rFonts w:ascii="Times New Roman" w:hAnsi="Times New Roman" w:cs="Times New Roman"/>
        </w:rPr>
        <w:lastRenderedPageBreak/>
        <w:t xml:space="preserve">Using a Landscape Genomics Framework. </w:t>
      </w:r>
      <w:r w:rsidRPr="006060AE">
        <w:rPr>
          <w:rFonts w:ascii="Times New Roman" w:hAnsi="Times New Roman" w:cs="Times New Roman"/>
          <w:i/>
          <w:iCs/>
        </w:rPr>
        <w:t>Trends in Parasitology</w:t>
      </w:r>
      <w:r w:rsidRPr="006060AE">
        <w:rPr>
          <w:rFonts w:ascii="Times New Roman" w:hAnsi="Times New Roman" w:cs="Times New Roman"/>
        </w:rPr>
        <w:t xml:space="preserve">, </w:t>
      </w:r>
      <w:r w:rsidRPr="006060AE">
        <w:rPr>
          <w:rFonts w:ascii="Times New Roman" w:hAnsi="Times New Roman" w:cs="Times New Roman"/>
          <w:i/>
          <w:iCs/>
        </w:rPr>
        <w:t>33</w:t>
      </w:r>
      <w:r w:rsidRPr="006060AE">
        <w:rPr>
          <w:rFonts w:ascii="Times New Roman" w:hAnsi="Times New Roman" w:cs="Times New Roman"/>
        </w:rPr>
        <w:t>(4), 264–275. https://doi.org/10.1016/j.pt.2016.10.008</w:t>
      </w:r>
    </w:p>
    <w:p w14:paraId="11EE9C37" w14:textId="77777777" w:rsidR="006060AE" w:rsidRPr="006060AE" w:rsidRDefault="006060AE" w:rsidP="006060AE">
      <w:pPr>
        <w:pStyle w:val="Bibliography"/>
        <w:rPr>
          <w:rFonts w:ascii="Times New Roman" w:hAnsi="Times New Roman" w:cs="Times New Roman"/>
        </w:rPr>
      </w:pPr>
      <w:r w:rsidRPr="006060AE">
        <w:rPr>
          <w:rFonts w:ascii="Times New Roman" w:hAnsi="Times New Roman" w:cs="Times New Roman"/>
        </w:rPr>
        <w:t xml:space="preserve">van Etten, J. (2017). R package gdistance: Distances and routes on geographical grids. </w:t>
      </w:r>
      <w:r w:rsidRPr="006060AE">
        <w:rPr>
          <w:rFonts w:ascii="Times New Roman" w:hAnsi="Times New Roman" w:cs="Times New Roman"/>
          <w:i/>
          <w:iCs/>
        </w:rPr>
        <w:t>Journal of Statistical Software</w:t>
      </w:r>
      <w:r w:rsidRPr="006060AE">
        <w:rPr>
          <w:rFonts w:ascii="Times New Roman" w:hAnsi="Times New Roman" w:cs="Times New Roman"/>
        </w:rPr>
        <w:t xml:space="preserve">, </w:t>
      </w:r>
      <w:r w:rsidRPr="006060AE">
        <w:rPr>
          <w:rFonts w:ascii="Times New Roman" w:hAnsi="Times New Roman" w:cs="Times New Roman"/>
          <w:i/>
          <w:iCs/>
        </w:rPr>
        <w:t>76</w:t>
      </w:r>
      <w:r w:rsidRPr="006060AE">
        <w:rPr>
          <w:rFonts w:ascii="Times New Roman" w:hAnsi="Times New Roman" w:cs="Times New Roman"/>
        </w:rPr>
        <w:t>(1), 1–21.</w:t>
      </w:r>
    </w:p>
    <w:p w14:paraId="49C28CAD" w14:textId="2E270D23" w:rsidR="00872DF5" w:rsidRPr="00872DF5" w:rsidRDefault="00872DF5" w:rsidP="00872DF5">
      <w:pPr>
        <w:pStyle w:val="BodyText"/>
      </w:pPr>
      <w:r>
        <w:fldChar w:fldCharType="end"/>
      </w:r>
      <w:bookmarkEnd w:id="1"/>
      <w:bookmarkEnd w:id="30"/>
      <w:bookmarkEnd w:id="31"/>
    </w:p>
    <w:sectPr w:rsidR="00872DF5" w:rsidRPr="00872DF5">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Shannon Hedtke" w:date="2021-08-11T11:25:00Z" w:initials="SH">
    <w:p w14:paraId="38942761" w14:textId="77777777" w:rsidR="008E08B5" w:rsidRDefault="008E08B5">
      <w:pPr>
        <w:pStyle w:val="CommentText"/>
      </w:pPr>
      <w:r>
        <w:rPr>
          <w:rStyle w:val="CommentReference"/>
        </w:rPr>
        <w:annotationRef/>
      </w:r>
      <w:r>
        <w:t xml:space="preserve">I think this is what landscape ecology is? So </w:t>
      </w:r>
    </w:p>
    <w:p w14:paraId="789944B5" w14:textId="653E792E" w:rsidR="008E08B5" w:rsidRDefault="008E08B5">
      <w:pPr>
        <w:pStyle w:val="CommentText"/>
      </w:pPr>
      <w:r>
        <w:t>Landscape genetics combines the spatial analytical techniques developed for landscape ecology with population genetics??</w:t>
      </w:r>
    </w:p>
  </w:comment>
  <w:comment w:id="4" w:author="HIMAL SHRESTHA" w:date="2022-01-10T16:12:00Z" w:initials="HS">
    <w:p w14:paraId="357BBD2B" w14:textId="77777777" w:rsidR="000E1054" w:rsidRDefault="000E1054" w:rsidP="002846F4">
      <w:pPr>
        <w:pStyle w:val="CommentText"/>
      </w:pPr>
      <w:r>
        <w:rPr>
          <w:rStyle w:val="CommentReference"/>
        </w:rPr>
        <w:annotationRef/>
      </w:r>
      <w:r>
        <w:rPr>
          <w:lang w:val="en-AU"/>
        </w:rPr>
        <w:t>Yes</w:t>
      </w:r>
    </w:p>
  </w:comment>
  <w:comment w:id="6" w:author="HIMAL SHRESTHA [2]" w:date="2021-11-23T08:04:00Z" w:initials="HS">
    <w:p w14:paraId="1230B4C8" w14:textId="347E67A9" w:rsidR="008E08B5" w:rsidRDefault="008E08B5">
      <w:pPr>
        <w:pStyle w:val="CommentText"/>
      </w:pPr>
      <w:r>
        <w:rPr>
          <w:rStyle w:val="CommentReference"/>
        </w:rPr>
        <w:annotationRef/>
      </w:r>
      <w:r>
        <w:t>Table. Communities, Lat long, Number of samples</w:t>
      </w:r>
    </w:p>
  </w:comment>
  <w:comment w:id="7" w:author="Shannon Hedtke" w:date="2021-08-11T11:30:00Z" w:initials="SH">
    <w:p w14:paraId="3FD4BEA0" w14:textId="1B0BF01B" w:rsidR="008E08B5" w:rsidRDefault="008E08B5">
      <w:pPr>
        <w:pStyle w:val="CommentText"/>
      </w:pPr>
      <w:r>
        <w:rPr>
          <w:rStyle w:val="CommentReference"/>
        </w:rPr>
        <w:annotationRef/>
      </w:r>
      <w:r>
        <w:t>Because you didn’t collect the samples, this needs to be rephrased</w:t>
      </w:r>
    </w:p>
  </w:comment>
  <w:comment w:id="8" w:author="Shannon Hedtke" w:date="2021-08-11T11:35:00Z" w:initials="SH">
    <w:p w14:paraId="22068285" w14:textId="285A178E" w:rsidR="008E08B5" w:rsidRDefault="008E08B5">
      <w:pPr>
        <w:pStyle w:val="CommentText"/>
      </w:pPr>
      <w:r>
        <w:rPr>
          <w:rStyle w:val="CommentReference"/>
        </w:rPr>
        <w:annotationRef/>
      </w:r>
      <w:r>
        <w:t>This is the data used, right? The sampling locations were assumed to be regions that were good for oncho to live and you did not use any estimates of parasite prevalence</w:t>
      </w:r>
    </w:p>
  </w:comment>
  <w:comment w:id="13" w:author="Shannon Hedtke" w:date="2021-08-25T11:17:00Z" w:initials="SH">
    <w:p w14:paraId="693E6E03" w14:textId="77777777" w:rsidR="008E08B5" w:rsidRDefault="008E08B5">
      <w:pPr>
        <w:pStyle w:val="CommentText"/>
      </w:pPr>
      <w:r>
        <w:rPr>
          <w:rStyle w:val="CommentReference"/>
        </w:rPr>
        <w:annotationRef/>
      </w:r>
      <w:r>
        <w:t xml:space="preserve">I think this revision is what you mean here? There are two lines – what do the red line and the purple line represent? I think one is the least-cost to travel to and the other the least-cost to travel back? </w:t>
      </w:r>
    </w:p>
    <w:p w14:paraId="3827C0DA" w14:textId="77777777" w:rsidR="008E08B5" w:rsidRDefault="008E08B5">
      <w:pPr>
        <w:pStyle w:val="CommentText"/>
      </w:pPr>
    </w:p>
    <w:p w14:paraId="04C396C8" w14:textId="2AB3D6D3" w:rsidR="008E08B5" w:rsidRDefault="008E08B5">
      <w:pPr>
        <w:pStyle w:val="CommentText"/>
      </w:pPr>
      <w:r>
        <w:t>The commute distance is also a matrix</w:t>
      </w:r>
    </w:p>
  </w:comment>
  <w:comment w:id="14" w:author="Shannon Hedtke" w:date="2021-08-11T11:36:00Z" w:initials="SH">
    <w:p w14:paraId="23466606" w14:textId="4CA0A6CA" w:rsidR="008E08B5" w:rsidRDefault="008E08B5">
      <w:pPr>
        <w:pStyle w:val="CommentText"/>
      </w:pPr>
      <w:r>
        <w:rPr>
          <w:rStyle w:val="CommentReference"/>
        </w:rPr>
        <w:annotationRef/>
      </w:r>
      <w:r>
        <w:t>I don’ t know what this means; what did you know? Do you mean assumed that some variables were suitable and others were not?</w:t>
      </w:r>
    </w:p>
  </w:comment>
  <w:comment w:id="15" w:author="Shannon Hedtke" w:date="2021-08-25T11:04:00Z" w:initials="SH">
    <w:p w14:paraId="0492E7F6" w14:textId="77777777" w:rsidR="008E08B5" w:rsidRDefault="008E08B5">
      <w:pPr>
        <w:pStyle w:val="CommentText"/>
      </w:pPr>
      <w:r>
        <w:rPr>
          <w:rStyle w:val="CommentReference"/>
        </w:rPr>
        <w:annotationRef/>
      </w:r>
      <w:r>
        <w:t>Is this what you mean by “known” in the previous sentence?</w:t>
      </w:r>
    </w:p>
    <w:p w14:paraId="3BFB0472" w14:textId="77777777" w:rsidR="008E08B5" w:rsidRDefault="008E08B5">
      <w:pPr>
        <w:pStyle w:val="CommentText"/>
      </w:pPr>
    </w:p>
    <w:p w14:paraId="7175628E" w14:textId="7BB283F6" w:rsidR="008E08B5" w:rsidRDefault="008E08B5">
      <w:pPr>
        <w:pStyle w:val="CommentText"/>
      </w:pPr>
      <w:r>
        <w:t>Is the following sentence also referring to the approaches?</w:t>
      </w:r>
    </w:p>
    <w:p w14:paraId="5296B271" w14:textId="77777777" w:rsidR="008E08B5" w:rsidRDefault="008E08B5">
      <w:pPr>
        <w:pStyle w:val="CommentText"/>
      </w:pPr>
    </w:p>
    <w:p w14:paraId="48B6C7ED" w14:textId="7DC56EEC" w:rsidR="008E08B5" w:rsidRDefault="008E08B5">
      <w:pPr>
        <w:pStyle w:val="CommentText"/>
      </w:pPr>
      <w:r>
        <w:t>More information needs to be in the description of your methods here. If I follow this correctly, I think this section should look something like this:</w:t>
      </w:r>
    </w:p>
    <w:p w14:paraId="294604A6" w14:textId="77777777" w:rsidR="008E08B5" w:rsidRDefault="008E08B5">
      <w:pPr>
        <w:pStyle w:val="CommentText"/>
      </w:pPr>
    </w:p>
    <w:p w14:paraId="4A2B667A" w14:textId="6322C9E8" w:rsidR="008E08B5" w:rsidRDefault="008E08B5">
      <w:pPr>
        <w:pStyle w:val="CommentText"/>
      </w:pPr>
      <w:r>
        <w:t>Multiple environmental variables were downloaded for the study region from [[databases used or refer to table with database for different variables]]. Pixels in the environmental raster were assigned different cost/resistance values for movement or gene flow based on two approaches: (1) manually encoding cost values based on the published literature on the effect of environmental variables on onchocerciasis prevalence and/or vector distribution (citations and/or Table X) or (2) transforming each environmental raster using a transformation function based on [[criteria you used to select one of these many possible functions]].</w:t>
      </w:r>
    </w:p>
  </w:comment>
  <w:comment w:id="16" w:author="Shannon Hedtke" w:date="2021-08-25T11:11:00Z" w:initials="SH">
    <w:p w14:paraId="5AF9CF3E" w14:textId="141C0729" w:rsidR="008E08B5" w:rsidRDefault="008E08B5">
      <w:pPr>
        <w:pStyle w:val="CommentText"/>
      </w:pPr>
      <w:r>
        <w:rPr>
          <w:rStyle w:val="CommentReference"/>
        </w:rPr>
        <w:annotationRef/>
      </w:r>
      <w:r>
        <w:t>I don’t think you should use this as an example for this chapter – use a figure with Ghana that is relevant for parasites. In your next chapter or in your discussion you can make a convincing argument that focusing on blackflies is relevant and great.</w:t>
      </w:r>
    </w:p>
  </w:comment>
  <w:comment w:id="17" w:author="Shannon Hedtke" w:date="2021-08-25T11:47:00Z" w:initials="SH">
    <w:p w14:paraId="4F5770F0" w14:textId="569BB5AC" w:rsidR="008E08B5" w:rsidRDefault="008E08B5">
      <w:pPr>
        <w:pStyle w:val="CommentText"/>
      </w:pPr>
      <w:r>
        <w:rPr>
          <w:rStyle w:val="CommentReference"/>
        </w:rPr>
        <w:annotationRef/>
      </w:r>
      <w:r>
        <w:t>I don’t think this is particularly true of humans and flies!</w:t>
      </w:r>
    </w:p>
  </w:comment>
  <w:comment w:id="19" w:author="Shannon Hedtke" w:date="2021-08-25T11:49:00Z" w:initials="SH">
    <w:p w14:paraId="06AAB34F" w14:textId="486DD027" w:rsidR="008E08B5" w:rsidRDefault="008E08B5">
      <w:pPr>
        <w:pStyle w:val="CommentText"/>
      </w:pPr>
      <w:r>
        <w:rPr>
          <w:rStyle w:val="CommentReference"/>
        </w:rPr>
        <w:annotationRef/>
      </w:r>
      <w:r>
        <w:t>I am not sure this statement is necessary</w:t>
      </w:r>
    </w:p>
  </w:comment>
  <w:comment w:id="20" w:author="Shannon Hedtke" w:date="2021-08-25T12:06:00Z" w:initials="SH">
    <w:p w14:paraId="364EFDA7" w14:textId="77777777" w:rsidR="008E08B5" w:rsidRDefault="008E08B5">
      <w:pPr>
        <w:pStyle w:val="CommentText"/>
      </w:pPr>
      <w:r>
        <w:rPr>
          <w:rStyle w:val="CommentReference"/>
        </w:rPr>
        <w:annotationRef/>
      </w:r>
      <w:r>
        <w:t>At some point, you should go through and check your thesis for consistency in American vs English spelling. PLoS is American, and you might be submitting your other chapter to them, so you might want to do American throughout.</w:t>
      </w:r>
    </w:p>
    <w:p w14:paraId="50604158" w14:textId="77777777" w:rsidR="008E08B5" w:rsidRDefault="008E08B5">
      <w:pPr>
        <w:pStyle w:val="CommentText"/>
      </w:pPr>
    </w:p>
    <w:p w14:paraId="13BEA1A1" w14:textId="22F43D69" w:rsidR="008E08B5" w:rsidRPr="000D3DC2" w:rsidRDefault="008E08B5">
      <w:pPr>
        <w:pStyle w:val="CommentText"/>
        <w:rPr>
          <w:lang w:val="de-DE"/>
        </w:rPr>
      </w:pPr>
      <w:r w:rsidRPr="000D3DC2">
        <w:rPr>
          <w:lang w:val="de-DE"/>
        </w:rPr>
        <w:t>Analyze vs analyse</w:t>
      </w:r>
    </w:p>
    <w:p w14:paraId="7D5062EC" w14:textId="1EA25C35" w:rsidR="008E08B5" w:rsidRPr="000D3DC2" w:rsidRDefault="008E08B5">
      <w:pPr>
        <w:pStyle w:val="CommentText"/>
        <w:rPr>
          <w:lang w:val="de-DE"/>
        </w:rPr>
      </w:pPr>
      <w:r w:rsidRPr="000D3DC2">
        <w:rPr>
          <w:lang w:val="de-DE"/>
        </w:rPr>
        <w:t>Optimize vs optimize</w:t>
      </w:r>
    </w:p>
    <w:p w14:paraId="7653E651" w14:textId="02BAF799" w:rsidR="008E08B5" w:rsidRDefault="008E08B5">
      <w:pPr>
        <w:pStyle w:val="CommentText"/>
      </w:pPr>
      <w:r>
        <w:t>Color vs colour</w:t>
      </w:r>
    </w:p>
    <w:p w14:paraId="3424FE9F" w14:textId="77777777" w:rsidR="008E08B5" w:rsidRDefault="008E08B5">
      <w:pPr>
        <w:pStyle w:val="CommentText"/>
      </w:pPr>
      <w:r>
        <w:t>Etc.</w:t>
      </w:r>
    </w:p>
    <w:p w14:paraId="77FE6966" w14:textId="77777777" w:rsidR="008E08B5" w:rsidRDefault="008E08B5">
      <w:pPr>
        <w:pStyle w:val="CommentText"/>
      </w:pPr>
    </w:p>
    <w:p w14:paraId="127962BB" w14:textId="1DF3243E" w:rsidR="008E08B5" w:rsidRDefault="008E08B5">
      <w:pPr>
        <w:pStyle w:val="CommentText"/>
      </w:pPr>
      <w:r>
        <w:t>English is such a ridiculous language</w:t>
      </w:r>
    </w:p>
  </w:comment>
  <w:comment w:id="21" w:author="Shannon Hedtke" w:date="2021-08-25T12:08:00Z" w:initials="SH">
    <w:p w14:paraId="6E163F17" w14:textId="77777777" w:rsidR="008E08B5" w:rsidRDefault="008E08B5">
      <w:pPr>
        <w:pStyle w:val="CommentText"/>
      </w:pPr>
      <w:r>
        <w:rPr>
          <w:rStyle w:val="CommentReference"/>
        </w:rPr>
        <w:annotationRef/>
      </w:r>
      <w:r>
        <w:t>I’d decide on how you want to format programs and packages and be consistent throughout.</w:t>
      </w:r>
    </w:p>
    <w:p w14:paraId="3C5D71C4" w14:textId="77777777" w:rsidR="008E08B5" w:rsidRDefault="008E08B5">
      <w:pPr>
        <w:pStyle w:val="CommentText"/>
      </w:pPr>
      <w:r>
        <w:t>e.g.</w:t>
      </w:r>
    </w:p>
    <w:p w14:paraId="3AD57A26" w14:textId="49CAC98B" w:rsidR="008E08B5" w:rsidRPr="00360CA5" w:rsidRDefault="008E08B5">
      <w:pPr>
        <w:pStyle w:val="CommentText"/>
        <w:rPr>
          <w:i/>
          <w:iCs/>
        </w:rPr>
      </w:pPr>
      <w:r>
        <w:rPr>
          <w:i/>
          <w:iCs/>
        </w:rPr>
        <w:t xml:space="preserve">ResistanceGA </w:t>
      </w:r>
      <w:r>
        <w:t xml:space="preserve">, </w:t>
      </w:r>
      <w:r>
        <w:rPr>
          <w:i/>
          <w:iCs/>
        </w:rPr>
        <w:t>gdistance</w:t>
      </w:r>
    </w:p>
    <w:p w14:paraId="3131F9E5" w14:textId="3478BC16" w:rsidR="008E08B5" w:rsidRPr="00360CA5" w:rsidRDefault="008E08B5">
      <w:pPr>
        <w:pStyle w:val="CommentText"/>
      </w:pPr>
      <w:r>
        <w:t>‘ResistanceGA’, ‘gdistance’</w:t>
      </w:r>
    </w:p>
    <w:p w14:paraId="5AFD32DD" w14:textId="77777777" w:rsidR="008E08B5" w:rsidRDefault="008E08B5">
      <w:pPr>
        <w:pStyle w:val="CommentText"/>
      </w:pPr>
      <w:r>
        <w:t>ResistanceGA, gdistance</w:t>
      </w:r>
    </w:p>
    <w:p w14:paraId="7BF74406" w14:textId="77777777" w:rsidR="008E08B5" w:rsidRDefault="008E08B5">
      <w:pPr>
        <w:pStyle w:val="CommentText"/>
      </w:pPr>
    </w:p>
    <w:p w14:paraId="149352AD" w14:textId="77777777" w:rsidR="008E08B5" w:rsidRDefault="008E08B5">
      <w:pPr>
        <w:pStyle w:val="CommentText"/>
      </w:pPr>
      <w:r>
        <w:t>Also choose between</w:t>
      </w:r>
    </w:p>
    <w:p w14:paraId="6B8A9BD3" w14:textId="05DAD156" w:rsidR="008E08B5" w:rsidRDefault="008E08B5">
      <w:pPr>
        <w:pStyle w:val="CommentText"/>
      </w:pPr>
      <w:r>
        <w:t xml:space="preserve"> version 2.1</w:t>
      </w:r>
    </w:p>
    <w:p w14:paraId="62353AAE" w14:textId="77777777" w:rsidR="008E08B5" w:rsidRDefault="008E08B5">
      <w:pPr>
        <w:pStyle w:val="CommentText"/>
      </w:pPr>
      <w:r>
        <w:t xml:space="preserve">v2.1 </w:t>
      </w:r>
    </w:p>
    <w:p w14:paraId="06462B3C" w14:textId="77777777" w:rsidR="008E08B5" w:rsidRDefault="008E08B5">
      <w:pPr>
        <w:pStyle w:val="CommentText"/>
      </w:pPr>
      <w:r>
        <w:t xml:space="preserve">V 2.1 </w:t>
      </w:r>
    </w:p>
    <w:p w14:paraId="1D76F6E2" w14:textId="77777777" w:rsidR="008E08B5" w:rsidRDefault="008E08B5">
      <w:pPr>
        <w:pStyle w:val="CommentText"/>
      </w:pPr>
      <w:r>
        <w:t>v.2.1</w:t>
      </w:r>
    </w:p>
    <w:p w14:paraId="392CC15E" w14:textId="1552ED67" w:rsidR="008E08B5" w:rsidRPr="00360CA5" w:rsidRDefault="008E08B5">
      <w:pPr>
        <w:pStyle w:val="CommentText"/>
      </w:pPr>
      <w:r>
        <w:t>etc.</w:t>
      </w:r>
    </w:p>
  </w:comment>
  <w:comment w:id="22" w:author="Shannon Hedtke" w:date="2021-08-25T12:12:00Z" w:initials="SH">
    <w:p w14:paraId="3E0C081F" w14:textId="77777777" w:rsidR="008E08B5" w:rsidRDefault="008E08B5">
      <w:pPr>
        <w:pStyle w:val="CommentText"/>
      </w:pPr>
      <w:r>
        <w:rPr>
          <w:rStyle w:val="CommentReference"/>
        </w:rPr>
        <w:annotationRef/>
      </w:r>
      <w:r>
        <w:t>what species?</w:t>
      </w:r>
    </w:p>
    <w:p w14:paraId="1DD66135" w14:textId="77777777" w:rsidR="008E08B5" w:rsidRDefault="008E08B5">
      <w:pPr>
        <w:pStyle w:val="CommentText"/>
      </w:pPr>
      <w:r>
        <w:t>Is this just O. volvulus distribution map?</w:t>
      </w:r>
    </w:p>
    <w:p w14:paraId="1E4EB36F" w14:textId="77777777" w:rsidR="008E08B5" w:rsidRDefault="008E08B5">
      <w:pPr>
        <w:pStyle w:val="CommentText"/>
      </w:pPr>
      <w:r>
        <w:t>Or did you use vector species distribution here?</w:t>
      </w:r>
    </w:p>
    <w:p w14:paraId="4303EEE7" w14:textId="77777777" w:rsidR="008E08B5" w:rsidRDefault="008E08B5">
      <w:pPr>
        <w:pStyle w:val="CommentText"/>
      </w:pPr>
    </w:p>
    <w:p w14:paraId="647C92ED" w14:textId="57CA85DA" w:rsidR="008E08B5" w:rsidRDefault="008E08B5">
      <w:pPr>
        <w:pStyle w:val="CommentText"/>
      </w:pPr>
      <w:r>
        <w:t>I actually don’t see this in your results?</w:t>
      </w:r>
    </w:p>
  </w:comment>
  <w:comment w:id="24" w:author="HIMAL SHRESTHA [2]" w:date="2021-11-23T10:47:00Z" w:initials="HS">
    <w:p w14:paraId="1D0CD19A" w14:textId="2ECEAB45" w:rsidR="00182203" w:rsidRDefault="00182203">
      <w:pPr>
        <w:pStyle w:val="CommentText"/>
      </w:pPr>
      <w:r>
        <w:rPr>
          <w:rStyle w:val="CommentReference"/>
        </w:rPr>
        <w:annotationRef/>
      </w:r>
      <w:r>
        <w:t>Use another package ?STRUCTURE, generate membership probability maps rather than the ancestry coefficient map</w:t>
      </w:r>
    </w:p>
  </w:comment>
  <w:comment w:id="26" w:author="Shannon Hedtke" w:date="2021-08-25T12:21:00Z" w:initials="SH">
    <w:p w14:paraId="571428A6" w14:textId="4E4EC649" w:rsidR="008E08B5" w:rsidRDefault="008E08B5">
      <w:pPr>
        <w:pStyle w:val="CommentText"/>
      </w:pPr>
      <w:r>
        <w:rPr>
          <w:rStyle w:val="CommentReference"/>
        </w:rPr>
        <w:annotationRef/>
      </w:r>
      <w:r>
        <w:t>“whereas” can be used to link two clauses in a sentence, but can’t begin a sentence for some ineffable reason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89944B5" w15:done="0"/>
  <w15:commentEx w15:paraId="357BBD2B" w15:paraIdParent="789944B5" w15:done="0"/>
  <w15:commentEx w15:paraId="1230B4C8" w15:done="0"/>
  <w15:commentEx w15:paraId="3FD4BEA0" w15:done="0"/>
  <w15:commentEx w15:paraId="22068285" w15:done="0"/>
  <w15:commentEx w15:paraId="04C396C8" w15:done="0"/>
  <w15:commentEx w15:paraId="23466606" w15:done="0"/>
  <w15:commentEx w15:paraId="4A2B667A" w15:done="0"/>
  <w15:commentEx w15:paraId="5AF9CF3E" w15:done="0"/>
  <w15:commentEx w15:paraId="4F5770F0" w15:done="0"/>
  <w15:commentEx w15:paraId="06AAB34F" w15:done="0"/>
  <w15:commentEx w15:paraId="127962BB" w15:done="0"/>
  <w15:commentEx w15:paraId="392CC15E" w15:done="0"/>
  <w15:commentEx w15:paraId="647C92ED" w15:done="0"/>
  <w15:commentEx w15:paraId="1D0CD19A" w15:done="0"/>
  <w15:commentEx w15:paraId="571428A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BE320E" w16cex:dateUtc="2021-08-11T01:25:00Z"/>
  <w16cex:commentExtensible w16cex:durableId="2586D998" w16cex:dateUtc="2022-01-10T05:12:00Z"/>
  <w16cex:commentExtensible w16cex:durableId="25471F09" w16cex:dateUtc="2021-11-22T21:04:00Z"/>
  <w16cex:commentExtensible w16cex:durableId="24BE3351" w16cex:dateUtc="2021-08-11T01:30:00Z"/>
  <w16cex:commentExtensible w16cex:durableId="24BE3487" w16cex:dateUtc="2021-08-11T01:35:00Z"/>
  <w16cex:commentExtensible w16cex:durableId="24D0A551" w16cex:dateUtc="2021-08-25T01:17:00Z"/>
  <w16cex:commentExtensible w16cex:durableId="24BE34D4" w16cex:dateUtc="2021-08-11T01:36:00Z"/>
  <w16cex:commentExtensible w16cex:durableId="24D0A258" w16cex:dateUtc="2021-08-25T01:04:00Z"/>
  <w16cex:commentExtensible w16cex:durableId="24D0A3FA" w16cex:dateUtc="2021-08-25T01:11:00Z"/>
  <w16cex:commentExtensible w16cex:durableId="24D0AC3B" w16cex:dateUtc="2021-08-25T01:47:00Z"/>
  <w16cex:commentExtensible w16cex:durableId="24D0ACC4" w16cex:dateUtc="2021-08-25T01:49:00Z"/>
  <w16cex:commentExtensible w16cex:durableId="24D0B0B9" w16cex:dateUtc="2021-08-25T02:06:00Z"/>
  <w16cex:commentExtensible w16cex:durableId="24D0B14C" w16cex:dateUtc="2021-08-25T02:08:00Z"/>
  <w16cex:commentExtensible w16cex:durableId="24D0B21C" w16cex:dateUtc="2021-08-25T02:12:00Z"/>
  <w16cex:commentExtensible w16cex:durableId="25474553" w16cex:dateUtc="2021-11-22T23:47:00Z"/>
  <w16cex:commentExtensible w16cex:durableId="24D0B437" w16cex:dateUtc="2021-08-25T02: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89944B5" w16cid:durableId="24BE320E"/>
  <w16cid:commentId w16cid:paraId="357BBD2B" w16cid:durableId="2586D998"/>
  <w16cid:commentId w16cid:paraId="1230B4C8" w16cid:durableId="25471F09"/>
  <w16cid:commentId w16cid:paraId="3FD4BEA0" w16cid:durableId="24BE3351"/>
  <w16cid:commentId w16cid:paraId="22068285" w16cid:durableId="24BE3487"/>
  <w16cid:commentId w16cid:paraId="04C396C8" w16cid:durableId="24D0A551"/>
  <w16cid:commentId w16cid:paraId="23466606" w16cid:durableId="24BE34D4"/>
  <w16cid:commentId w16cid:paraId="4A2B667A" w16cid:durableId="24D0A258"/>
  <w16cid:commentId w16cid:paraId="5AF9CF3E" w16cid:durableId="24D0A3FA"/>
  <w16cid:commentId w16cid:paraId="4F5770F0" w16cid:durableId="24D0AC3B"/>
  <w16cid:commentId w16cid:paraId="06AAB34F" w16cid:durableId="24D0ACC4"/>
  <w16cid:commentId w16cid:paraId="127962BB" w16cid:durableId="24D0B0B9"/>
  <w16cid:commentId w16cid:paraId="392CC15E" w16cid:durableId="24D0B14C"/>
  <w16cid:commentId w16cid:paraId="647C92ED" w16cid:durableId="24D0B21C"/>
  <w16cid:commentId w16cid:paraId="1D0CD19A" w16cid:durableId="25474553"/>
  <w16cid:commentId w16cid:paraId="571428A6" w16cid:durableId="24D0B43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94104B" w14:textId="77777777" w:rsidR="002317B0" w:rsidRDefault="002317B0">
      <w:pPr>
        <w:spacing w:after="0"/>
      </w:pPr>
      <w:r>
        <w:separator/>
      </w:r>
    </w:p>
  </w:endnote>
  <w:endnote w:type="continuationSeparator" w:id="0">
    <w:p w14:paraId="76EF0CCD" w14:textId="77777777" w:rsidR="002317B0" w:rsidRDefault="002317B0">
      <w:pPr>
        <w:spacing w:after="0"/>
      </w:pPr>
      <w:r>
        <w:continuationSeparator/>
      </w:r>
    </w:p>
  </w:endnote>
  <w:endnote w:type="continuationNotice" w:id="1">
    <w:p w14:paraId="4597E89E" w14:textId="77777777" w:rsidR="002317B0" w:rsidRDefault="002317B0">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5659438"/>
      <w:docPartObj>
        <w:docPartGallery w:val="Page Numbers (Bottom of Page)"/>
        <w:docPartUnique/>
      </w:docPartObj>
    </w:sdtPr>
    <w:sdtEndPr>
      <w:rPr>
        <w:noProof/>
      </w:rPr>
    </w:sdtEndPr>
    <w:sdtContent>
      <w:p w14:paraId="6E227B6E" w14:textId="06918D57" w:rsidR="008E08B5" w:rsidRDefault="008E08B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5329431" w14:textId="77777777" w:rsidR="008E08B5" w:rsidRDefault="008E08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0576F0" w14:textId="77777777" w:rsidR="002317B0" w:rsidRDefault="002317B0">
      <w:r>
        <w:separator/>
      </w:r>
    </w:p>
  </w:footnote>
  <w:footnote w:type="continuationSeparator" w:id="0">
    <w:p w14:paraId="130AA3DC" w14:textId="77777777" w:rsidR="002317B0" w:rsidRDefault="002317B0">
      <w:r>
        <w:continuationSeparator/>
      </w:r>
    </w:p>
  </w:footnote>
  <w:footnote w:type="continuationNotice" w:id="1">
    <w:p w14:paraId="2C5EB962" w14:textId="77777777" w:rsidR="002317B0" w:rsidRDefault="002317B0">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0C19C" w14:textId="77777777" w:rsidR="008E08B5" w:rsidRDefault="008E08B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67DA835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88B64C7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575B01FC"/>
    <w:multiLevelType w:val="hybridMultilevel"/>
    <w:tmpl w:val="7606510C"/>
    <w:lvl w:ilvl="0" w:tplc="899E1344">
      <w:start w:val="6"/>
      <w:numFmt w:val="bullet"/>
      <w:lvlText w:val="-"/>
      <w:lvlJc w:val="left"/>
      <w:pPr>
        <w:ind w:left="720" w:hanging="360"/>
      </w:pPr>
      <w:rPr>
        <w:rFonts w:ascii="Times New Roman" w:eastAsiaTheme="minorHAnsi" w:hAnsi="Times New Roman" w:cs="Times New Roman"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hannon Hedtke">
    <w15:presenceInfo w15:providerId="AD" w15:userId="S::SHedtke@ltu.edu.au::3abf4e3a-f81c-4a64-87c4-70d78f2a2376"/>
  </w15:person>
  <w15:person w15:author="HIMAL SHRESTHA">
    <w15:presenceInfo w15:providerId="None" w15:userId="HIMAL SHRESTHA"/>
  </w15:person>
  <w15:person w15:author="HIMAL SHRESTHA [2]">
    <w15:presenceInfo w15:providerId="AD" w15:userId="S::19226876@students.ltu.edu.au::d0f23f23-c8a0-49bb-ada6-64a089b263b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7E0MTI0MjUzMDUzNzBT0lEKTi0uzszPAymwrAUAalQiWiwAAAA="/>
  </w:docVars>
  <w:rsids>
    <w:rsidRoot w:val="005C6AB1"/>
    <w:rsid w:val="000115EE"/>
    <w:rsid w:val="00014307"/>
    <w:rsid w:val="00033A17"/>
    <w:rsid w:val="00043B31"/>
    <w:rsid w:val="00067C64"/>
    <w:rsid w:val="000772F6"/>
    <w:rsid w:val="000879AB"/>
    <w:rsid w:val="000944E8"/>
    <w:rsid w:val="0009506F"/>
    <w:rsid w:val="000A02BA"/>
    <w:rsid w:val="000A0CD1"/>
    <w:rsid w:val="000A6423"/>
    <w:rsid w:val="000B11B7"/>
    <w:rsid w:val="000B19B5"/>
    <w:rsid w:val="000B247E"/>
    <w:rsid w:val="000B3262"/>
    <w:rsid w:val="000B4F9B"/>
    <w:rsid w:val="000B6F87"/>
    <w:rsid w:val="000B713D"/>
    <w:rsid w:val="000C3C44"/>
    <w:rsid w:val="000D1327"/>
    <w:rsid w:val="000D3DC2"/>
    <w:rsid w:val="000D7F3B"/>
    <w:rsid w:val="000E1054"/>
    <w:rsid w:val="000E2EF8"/>
    <w:rsid w:val="000E7300"/>
    <w:rsid w:val="000F2FEA"/>
    <w:rsid w:val="000F60EE"/>
    <w:rsid w:val="001014B3"/>
    <w:rsid w:val="00113759"/>
    <w:rsid w:val="00131DFA"/>
    <w:rsid w:val="0014382C"/>
    <w:rsid w:val="0015425C"/>
    <w:rsid w:val="00155730"/>
    <w:rsid w:val="00157D5E"/>
    <w:rsid w:val="001709B0"/>
    <w:rsid w:val="00177306"/>
    <w:rsid w:val="00182203"/>
    <w:rsid w:val="00182CF4"/>
    <w:rsid w:val="00192AAC"/>
    <w:rsid w:val="00194AD7"/>
    <w:rsid w:val="00196B46"/>
    <w:rsid w:val="00196DF2"/>
    <w:rsid w:val="001A000A"/>
    <w:rsid w:val="001B3A00"/>
    <w:rsid w:val="001B6F7A"/>
    <w:rsid w:val="001C194E"/>
    <w:rsid w:val="001C4CB2"/>
    <w:rsid w:val="001D14EF"/>
    <w:rsid w:val="001E4A95"/>
    <w:rsid w:val="001F28D1"/>
    <w:rsid w:val="00211255"/>
    <w:rsid w:val="0021431E"/>
    <w:rsid w:val="002161B1"/>
    <w:rsid w:val="002235E9"/>
    <w:rsid w:val="002235FA"/>
    <w:rsid w:val="00230656"/>
    <w:rsid w:val="002312C8"/>
    <w:rsid w:val="002317B0"/>
    <w:rsid w:val="00232E7A"/>
    <w:rsid w:val="0023425A"/>
    <w:rsid w:val="00251211"/>
    <w:rsid w:val="002573E8"/>
    <w:rsid w:val="002846F4"/>
    <w:rsid w:val="00286CB8"/>
    <w:rsid w:val="00291CCD"/>
    <w:rsid w:val="00292F6D"/>
    <w:rsid w:val="002930CB"/>
    <w:rsid w:val="00293469"/>
    <w:rsid w:val="00294DFB"/>
    <w:rsid w:val="002A190B"/>
    <w:rsid w:val="002A24A2"/>
    <w:rsid w:val="002B4E7A"/>
    <w:rsid w:val="002B6331"/>
    <w:rsid w:val="002B6E99"/>
    <w:rsid w:val="002C3A37"/>
    <w:rsid w:val="002C6B8B"/>
    <w:rsid w:val="002C70F2"/>
    <w:rsid w:val="002C77A6"/>
    <w:rsid w:val="002D5A4D"/>
    <w:rsid w:val="002F0CBE"/>
    <w:rsid w:val="002F23DE"/>
    <w:rsid w:val="003024E6"/>
    <w:rsid w:val="003046D1"/>
    <w:rsid w:val="00306416"/>
    <w:rsid w:val="00310B22"/>
    <w:rsid w:val="00310C14"/>
    <w:rsid w:val="00312ED2"/>
    <w:rsid w:val="00313719"/>
    <w:rsid w:val="00316C79"/>
    <w:rsid w:val="0032286F"/>
    <w:rsid w:val="00326F6E"/>
    <w:rsid w:val="00332860"/>
    <w:rsid w:val="00332BF2"/>
    <w:rsid w:val="0033410C"/>
    <w:rsid w:val="00336140"/>
    <w:rsid w:val="00342058"/>
    <w:rsid w:val="00346902"/>
    <w:rsid w:val="00351FAE"/>
    <w:rsid w:val="00352D42"/>
    <w:rsid w:val="0035744C"/>
    <w:rsid w:val="00360CA5"/>
    <w:rsid w:val="0036410A"/>
    <w:rsid w:val="00367BB4"/>
    <w:rsid w:val="00385E28"/>
    <w:rsid w:val="00386A66"/>
    <w:rsid w:val="003875C0"/>
    <w:rsid w:val="0039447C"/>
    <w:rsid w:val="003A03DE"/>
    <w:rsid w:val="003A5BE2"/>
    <w:rsid w:val="003A7BBA"/>
    <w:rsid w:val="003B22F7"/>
    <w:rsid w:val="003B4906"/>
    <w:rsid w:val="003B61B9"/>
    <w:rsid w:val="003B6833"/>
    <w:rsid w:val="003D040E"/>
    <w:rsid w:val="003D3439"/>
    <w:rsid w:val="003D5CE8"/>
    <w:rsid w:val="003E0C2D"/>
    <w:rsid w:val="003E1970"/>
    <w:rsid w:val="003E28B4"/>
    <w:rsid w:val="003F096E"/>
    <w:rsid w:val="00402A90"/>
    <w:rsid w:val="00407056"/>
    <w:rsid w:val="0041417E"/>
    <w:rsid w:val="00421A70"/>
    <w:rsid w:val="00422D94"/>
    <w:rsid w:val="00440EA3"/>
    <w:rsid w:val="0044598D"/>
    <w:rsid w:val="00463A5B"/>
    <w:rsid w:val="00463C93"/>
    <w:rsid w:val="00466CDD"/>
    <w:rsid w:val="00467C93"/>
    <w:rsid w:val="004717BF"/>
    <w:rsid w:val="004758E4"/>
    <w:rsid w:val="00475C35"/>
    <w:rsid w:val="00476393"/>
    <w:rsid w:val="00485208"/>
    <w:rsid w:val="004874F1"/>
    <w:rsid w:val="00494E6F"/>
    <w:rsid w:val="004A44B2"/>
    <w:rsid w:val="004B0B23"/>
    <w:rsid w:val="004B1705"/>
    <w:rsid w:val="004B7A13"/>
    <w:rsid w:val="004C2AB4"/>
    <w:rsid w:val="004C4872"/>
    <w:rsid w:val="004C7077"/>
    <w:rsid w:val="004D41E5"/>
    <w:rsid w:val="004D6C0B"/>
    <w:rsid w:val="004E3747"/>
    <w:rsid w:val="004F65AC"/>
    <w:rsid w:val="0051172A"/>
    <w:rsid w:val="00514D1C"/>
    <w:rsid w:val="0052313B"/>
    <w:rsid w:val="005253D1"/>
    <w:rsid w:val="00531CF3"/>
    <w:rsid w:val="00532647"/>
    <w:rsid w:val="00533317"/>
    <w:rsid w:val="00537112"/>
    <w:rsid w:val="005430DD"/>
    <w:rsid w:val="00544F2E"/>
    <w:rsid w:val="0054736B"/>
    <w:rsid w:val="00552643"/>
    <w:rsid w:val="005561D0"/>
    <w:rsid w:val="00556441"/>
    <w:rsid w:val="00556E27"/>
    <w:rsid w:val="0055730A"/>
    <w:rsid w:val="00580EA9"/>
    <w:rsid w:val="00584DDC"/>
    <w:rsid w:val="005A2A31"/>
    <w:rsid w:val="005A6176"/>
    <w:rsid w:val="005B0842"/>
    <w:rsid w:val="005B2897"/>
    <w:rsid w:val="005B60E6"/>
    <w:rsid w:val="005C299E"/>
    <w:rsid w:val="005C4191"/>
    <w:rsid w:val="005C6AB1"/>
    <w:rsid w:val="005C73E2"/>
    <w:rsid w:val="005D3318"/>
    <w:rsid w:val="005D37E6"/>
    <w:rsid w:val="005D38BE"/>
    <w:rsid w:val="005D42FB"/>
    <w:rsid w:val="005D4D08"/>
    <w:rsid w:val="005F235D"/>
    <w:rsid w:val="00604EE0"/>
    <w:rsid w:val="006060AE"/>
    <w:rsid w:val="00607F26"/>
    <w:rsid w:val="00615647"/>
    <w:rsid w:val="00616216"/>
    <w:rsid w:val="00621972"/>
    <w:rsid w:val="00625B4D"/>
    <w:rsid w:val="00632A07"/>
    <w:rsid w:val="00634533"/>
    <w:rsid w:val="00642BCA"/>
    <w:rsid w:val="00657DA5"/>
    <w:rsid w:val="006608EC"/>
    <w:rsid w:val="00661F14"/>
    <w:rsid w:val="006829B9"/>
    <w:rsid w:val="00685590"/>
    <w:rsid w:val="00690B7D"/>
    <w:rsid w:val="00692234"/>
    <w:rsid w:val="00692487"/>
    <w:rsid w:val="00693300"/>
    <w:rsid w:val="00696B52"/>
    <w:rsid w:val="006976A2"/>
    <w:rsid w:val="006B3FD0"/>
    <w:rsid w:val="006B7AF2"/>
    <w:rsid w:val="006C50C0"/>
    <w:rsid w:val="006D2080"/>
    <w:rsid w:val="006D2C4D"/>
    <w:rsid w:val="006D66D9"/>
    <w:rsid w:val="006E0E0A"/>
    <w:rsid w:val="006F154F"/>
    <w:rsid w:val="006F3BFC"/>
    <w:rsid w:val="006F67A3"/>
    <w:rsid w:val="006F7BB8"/>
    <w:rsid w:val="00701512"/>
    <w:rsid w:val="0070683E"/>
    <w:rsid w:val="007131C6"/>
    <w:rsid w:val="0071736C"/>
    <w:rsid w:val="00723138"/>
    <w:rsid w:val="0072366C"/>
    <w:rsid w:val="00725E7E"/>
    <w:rsid w:val="00726606"/>
    <w:rsid w:val="007362CC"/>
    <w:rsid w:val="00742580"/>
    <w:rsid w:val="00745B5D"/>
    <w:rsid w:val="0074719C"/>
    <w:rsid w:val="007515A1"/>
    <w:rsid w:val="00753C6F"/>
    <w:rsid w:val="00754384"/>
    <w:rsid w:val="00756FCF"/>
    <w:rsid w:val="007621FE"/>
    <w:rsid w:val="00765539"/>
    <w:rsid w:val="00770B82"/>
    <w:rsid w:val="00771045"/>
    <w:rsid w:val="00772CE3"/>
    <w:rsid w:val="007747F9"/>
    <w:rsid w:val="007767AB"/>
    <w:rsid w:val="00777E55"/>
    <w:rsid w:val="00781646"/>
    <w:rsid w:val="0078753C"/>
    <w:rsid w:val="00787DA9"/>
    <w:rsid w:val="00792981"/>
    <w:rsid w:val="007A0AA3"/>
    <w:rsid w:val="007A4185"/>
    <w:rsid w:val="007A5CE6"/>
    <w:rsid w:val="007A6AD6"/>
    <w:rsid w:val="007B2505"/>
    <w:rsid w:val="007C4710"/>
    <w:rsid w:val="007C5C48"/>
    <w:rsid w:val="007C5C58"/>
    <w:rsid w:val="007D44EE"/>
    <w:rsid w:val="007D6DF3"/>
    <w:rsid w:val="007E18A1"/>
    <w:rsid w:val="007E3085"/>
    <w:rsid w:val="007E731B"/>
    <w:rsid w:val="007E77A5"/>
    <w:rsid w:val="007F5796"/>
    <w:rsid w:val="007F71D7"/>
    <w:rsid w:val="00800CA4"/>
    <w:rsid w:val="00805B96"/>
    <w:rsid w:val="00814861"/>
    <w:rsid w:val="00817849"/>
    <w:rsid w:val="0082291B"/>
    <w:rsid w:val="0083352A"/>
    <w:rsid w:val="00836D02"/>
    <w:rsid w:val="00841BAA"/>
    <w:rsid w:val="00852B8C"/>
    <w:rsid w:val="00854AEE"/>
    <w:rsid w:val="00856159"/>
    <w:rsid w:val="00867BDD"/>
    <w:rsid w:val="00871221"/>
    <w:rsid w:val="00872DF5"/>
    <w:rsid w:val="008802F4"/>
    <w:rsid w:val="008820FE"/>
    <w:rsid w:val="00892B5D"/>
    <w:rsid w:val="00892EE1"/>
    <w:rsid w:val="008930B6"/>
    <w:rsid w:val="008A190A"/>
    <w:rsid w:val="008C2436"/>
    <w:rsid w:val="008D32E7"/>
    <w:rsid w:val="008D3E1D"/>
    <w:rsid w:val="008D6E66"/>
    <w:rsid w:val="008E08B5"/>
    <w:rsid w:val="008E1DDF"/>
    <w:rsid w:val="008E2368"/>
    <w:rsid w:val="00900F41"/>
    <w:rsid w:val="0091441E"/>
    <w:rsid w:val="0091579E"/>
    <w:rsid w:val="00921B4A"/>
    <w:rsid w:val="0092434E"/>
    <w:rsid w:val="00924BE2"/>
    <w:rsid w:val="00932C82"/>
    <w:rsid w:val="00934194"/>
    <w:rsid w:val="00946D02"/>
    <w:rsid w:val="009506DE"/>
    <w:rsid w:val="00955686"/>
    <w:rsid w:val="00962816"/>
    <w:rsid w:val="0096623B"/>
    <w:rsid w:val="00972586"/>
    <w:rsid w:val="00972A14"/>
    <w:rsid w:val="00976CCB"/>
    <w:rsid w:val="00986954"/>
    <w:rsid w:val="009869C4"/>
    <w:rsid w:val="009974C8"/>
    <w:rsid w:val="00997CE9"/>
    <w:rsid w:val="009C33E8"/>
    <w:rsid w:val="009C62AA"/>
    <w:rsid w:val="009C70A0"/>
    <w:rsid w:val="009F3F17"/>
    <w:rsid w:val="009F5D05"/>
    <w:rsid w:val="009F7995"/>
    <w:rsid w:val="00A073B0"/>
    <w:rsid w:val="00A11FED"/>
    <w:rsid w:val="00A17B2A"/>
    <w:rsid w:val="00A205FD"/>
    <w:rsid w:val="00A2179F"/>
    <w:rsid w:val="00A22BD0"/>
    <w:rsid w:val="00A32A75"/>
    <w:rsid w:val="00A3684E"/>
    <w:rsid w:val="00A36E10"/>
    <w:rsid w:val="00A4264B"/>
    <w:rsid w:val="00A427A0"/>
    <w:rsid w:val="00A42F98"/>
    <w:rsid w:val="00A43167"/>
    <w:rsid w:val="00A4487B"/>
    <w:rsid w:val="00A54759"/>
    <w:rsid w:val="00A558EC"/>
    <w:rsid w:val="00A67A4D"/>
    <w:rsid w:val="00A71B6F"/>
    <w:rsid w:val="00A80800"/>
    <w:rsid w:val="00A84BC5"/>
    <w:rsid w:val="00A87C08"/>
    <w:rsid w:val="00A920E7"/>
    <w:rsid w:val="00A93B66"/>
    <w:rsid w:val="00A953C2"/>
    <w:rsid w:val="00AA3E53"/>
    <w:rsid w:val="00AB027F"/>
    <w:rsid w:val="00AB188B"/>
    <w:rsid w:val="00AC3E51"/>
    <w:rsid w:val="00AD6E43"/>
    <w:rsid w:val="00AE16C8"/>
    <w:rsid w:val="00AE1B73"/>
    <w:rsid w:val="00AE2EC4"/>
    <w:rsid w:val="00AE70E8"/>
    <w:rsid w:val="00AF29E7"/>
    <w:rsid w:val="00AF4362"/>
    <w:rsid w:val="00B00969"/>
    <w:rsid w:val="00B05126"/>
    <w:rsid w:val="00B1233D"/>
    <w:rsid w:val="00B23D04"/>
    <w:rsid w:val="00B351DA"/>
    <w:rsid w:val="00B356D9"/>
    <w:rsid w:val="00B36143"/>
    <w:rsid w:val="00B40565"/>
    <w:rsid w:val="00B43254"/>
    <w:rsid w:val="00B46C6A"/>
    <w:rsid w:val="00B52BF0"/>
    <w:rsid w:val="00B56180"/>
    <w:rsid w:val="00B57F73"/>
    <w:rsid w:val="00B62622"/>
    <w:rsid w:val="00B63485"/>
    <w:rsid w:val="00B6499C"/>
    <w:rsid w:val="00B72CA9"/>
    <w:rsid w:val="00B76036"/>
    <w:rsid w:val="00B80C25"/>
    <w:rsid w:val="00B829E5"/>
    <w:rsid w:val="00B91455"/>
    <w:rsid w:val="00B940D1"/>
    <w:rsid w:val="00B96235"/>
    <w:rsid w:val="00BA06B3"/>
    <w:rsid w:val="00BA0FB1"/>
    <w:rsid w:val="00BA1D3F"/>
    <w:rsid w:val="00BA68F5"/>
    <w:rsid w:val="00BB4FB8"/>
    <w:rsid w:val="00BC0FA4"/>
    <w:rsid w:val="00BC4B8D"/>
    <w:rsid w:val="00BD1B0F"/>
    <w:rsid w:val="00C13336"/>
    <w:rsid w:val="00C16373"/>
    <w:rsid w:val="00C178A8"/>
    <w:rsid w:val="00C2111F"/>
    <w:rsid w:val="00C30474"/>
    <w:rsid w:val="00C33361"/>
    <w:rsid w:val="00C41E50"/>
    <w:rsid w:val="00C44898"/>
    <w:rsid w:val="00C4553A"/>
    <w:rsid w:val="00C643DC"/>
    <w:rsid w:val="00C72970"/>
    <w:rsid w:val="00C869C1"/>
    <w:rsid w:val="00C9526B"/>
    <w:rsid w:val="00C97131"/>
    <w:rsid w:val="00CB4010"/>
    <w:rsid w:val="00CB4219"/>
    <w:rsid w:val="00CB4D45"/>
    <w:rsid w:val="00CB6680"/>
    <w:rsid w:val="00CB7F49"/>
    <w:rsid w:val="00CC6072"/>
    <w:rsid w:val="00CD2488"/>
    <w:rsid w:val="00CD3134"/>
    <w:rsid w:val="00CD5540"/>
    <w:rsid w:val="00CE1683"/>
    <w:rsid w:val="00CE486E"/>
    <w:rsid w:val="00CE4E0C"/>
    <w:rsid w:val="00CF465C"/>
    <w:rsid w:val="00D0474B"/>
    <w:rsid w:val="00D15AFD"/>
    <w:rsid w:val="00D17280"/>
    <w:rsid w:val="00D17E98"/>
    <w:rsid w:val="00D232A8"/>
    <w:rsid w:val="00D265EA"/>
    <w:rsid w:val="00D32C28"/>
    <w:rsid w:val="00D32C45"/>
    <w:rsid w:val="00D344FB"/>
    <w:rsid w:val="00D34502"/>
    <w:rsid w:val="00D35E79"/>
    <w:rsid w:val="00D406F8"/>
    <w:rsid w:val="00D4584F"/>
    <w:rsid w:val="00D4637C"/>
    <w:rsid w:val="00D53831"/>
    <w:rsid w:val="00D5645F"/>
    <w:rsid w:val="00D62CD9"/>
    <w:rsid w:val="00D64C2B"/>
    <w:rsid w:val="00D70DBC"/>
    <w:rsid w:val="00D74E39"/>
    <w:rsid w:val="00D761ED"/>
    <w:rsid w:val="00D832E8"/>
    <w:rsid w:val="00DA62BB"/>
    <w:rsid w:val="00DB2801"/>
    <w:rsid w:val="00DB6486"/>
    <w:rsid w:val="00DC0D9B"/>
    <w:rsid w:val="00DC3316"/>
    <w:rsid w:val="00DD41A5"/>
    <w:rsid w:val="00DE0D89"/>
    <w:rsid w:val="00DE2E08"/>
    <w:rsid w:val="00DE43B9"/>
    <w:rsid w:val="00DE5275"/>
    <w:rsid w:val="00DE63EF"/>
    <w:rsid w:val="00DF2164"/>
    <w:rsid w:val="00DF5199"/>
    <w:rsid w:val="00E029A3"/>
    <w:rsid w:val="00E03AEE"/>
    <w:rsid w:val="00E07B47"/>
    <w:rsid w:val="00E11668"/>
    <w:rsid w:val="00E232D9"/>
    <w:rsid w:val="00E27C8E"/>
    <w:rsid w:val="00E353D2"/>
    <w:rsid w:val="00E354A4"/>
    <w:rsid w:val="00E417DE"/>
    <w:rsid w:val="00E477C5"/>
    <w:rsid w:val="00E507A4"/>
    <w:rsid w:val="00E5120A"/>
    <w:rsid w:val="00E57461"/>
    <w:rsid w:val="00E65D1A"/>
    <w:rsid w:val="00E72BBA"/>
    <w:rsid w:val="00E75884"/>
    <w:rsid w:val="00E77C1A"/>
    <w:rsid w:val="00E8557C"/>
    <w:rsid w:val="00E85E2F"/>
    <w:rsid w:val="00EA0FC0"/>
    <w:rsid w:val="00EA1565"/>
    <w:rsid w:val="00EA56D2"/>
    <w:rsid w:val="00EA7558"/>
    <w:rsid w:val="00EB3CF3"/>
    <w:rsid w:val="00ED3DFE"/>
    <w:rsid w:val="00ED6738"/>
    <w:rsid w:val="00ED6F5A"/>
    <w:rsid w:val="00F13851"/>
    <w:rsid w:val="00F208AA"/>
    <w:rsid w:val="00F253B1"/>
    <w:rsid w:val="00F2698A"/>
    <w:rsid w:val="00F3108A"/>
    <w:rsid w:val="00F32E52"/>
    <w:rsid w:val="00F41BAB"/>
    <w:rsid w:val="00F44AF7"/>
    <w:rsid w:val="00F467A2"/>
    <w:rsid w:val="00F61F53"/>
    <w:rsid w:val="00F62E6F"/>
    <w:rsid w:val="00F63A04"/>
    <w:rsid w:val="00F70255"/>
    <w:rsid w:val="00F70C25"/>
    <w:rsid w:val="00F72BF1"/>
    <w:rsid w:val="00F81D04"/>
    <w:rsid w:val="00F84FD3"/>
    <w:rsid w:val="00F91433"/>
    <w:rsid w:val="00FA00A4"/>
    <w:rsid w:val="00FA31F8"/>
    <w:rsid w:val="00FA4D52"/>
    <w:rsid w:val="00FA4F53"/>
    <w:rsid w:val="00FA6DBD"/>
    <w:rsid w:val="00FA705E"/>
    <w:rsid w:val="00FA76D2"/>
    <w:rsid w:val="00FB231C"/>
    <w:rsid w:val="00FC3087"/>
    <w:rsid w:val="00FC3394"/>
    <w:rsid w:val="00FC420C"/>
    <w:rsid w:val="00FC5349"/>
    <w:rsid w:val="00FC5DA0"/>
    <w:rsid w:val="00FE545E"/>
    <w:rsid w:val="00FF7305"/>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D93C5F"/>
  <w15:docId w15:val="{2EA26E0B-04F3-46D7-A4CF-E2778AE0E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A54759"/>
    <w:pPr>
      <w:keepNext/>
      <w:keepLines/>
      <w:spacing w:before="480" w:after="0"/>
      <w:outlineLvl w:val="0"/>
    </w:pPr>
    <w:rPr>
      <w:rFonts w:ascii="Times New Roman" w:eastAsiaTheme="majorEastAsia" w:hAnsi="Times New Roman" w:cs="Times New Roman"/>
      <w:b/>
      <w:bCs/>
      <w:sz w:val="32"/>
      <w:szCs w:val="32"/>
    </w:rPr>
  </w:style>
  <w:style w:type="paragraph" w:styleId="Heading2">
    <w:name w:val="heading 2"/>
    <w:basedOn w:val="Normal"/>
    <w:next w:val="BodyText"/>
    <w:link w:val="Heading2Char"/>
    <w:uiPriority w:val="9"/>
    <w:unhideWhenUsed/>
    <w:qFormat/>
    <w:rsid w:val="00A54759"/>
    <w:pPr>
      <w:keepNext/>
      <w:keepLines/>
      <w:spacing w:before="200" w:after="0"/>
      <w:outlineLvl w:val="1"/>
    </w:pPr>
    <w:rPr>
      <w:rFonts w:ascii="Times New Roman" w:eastAsiaTheme="majorEastAsia" w:hAnsi="Times New Roman" w:cs="Times New Roman"/>
      <w:b/>
      <w:bCs/>
      <w:sz w:val="28"/>
      <w:szCs w:val="28"/>
    </w:rPr>
  </w:style>
  <w:style w:type="paragraph" w:styleId="Heading3">
    <w:name w:val="heading 3"/>
    <w:basedOn w:val="Normal"/>
    <w:next w:val="BodyText"/>
    <w:link w:val="Heading3Char"/>
    <w:uiPriority w:val="9"/>
    <w:unhideWhenUsed/>
    <w:qFormat/>
    <w:rsid w:val="00A54759"/>
    <w:pPr>
      <w:keepNext/>
      <w:keepLines/>
      <w:spacing w:before="200" w:after="0"/>
      <w:outlineLvl w:val="2"/>
    </w:pPr>
    <w:rPr>
      <w:rFonts w:ascii="Times New Roman" w:eastAsiaTheme="majorEastAsia" w:hAnsi="Times New Roman" w:cs="Times New Roman"/>
      <w:b/>
      <w:bCs/>
    </w:rPr>
  </w:style>
  <w:style w:type="paragraph" w:styleId="Heading4">
    <w:name w:val="heading 4"/>
    <w:basedOn w:val="Normal"/>
    <w:next w:val="BodyText"/>
    <w:link w:val="Heading4Char"/>
    <w:uiPriority w:val="9"/>
    <w:unhideWhenUsed/>
    <w:qFormat/>
    <w:rsid w:val="00DF5199"/>
    <w:pPr>
      <w:keepNext/>
      <w:keepLines/>
      <w:spacing w:before="200" w:after="0"/>
      <w:outlineLvl w:val="3"/>
    </w:pPr>
    <w:rPr>
      <w:rFonts w:ascii="Times New Roman" w:eastAsiaTheme="majorEastAsia" w:hAnsi="Times New Roman" w:cs="Times New Roman"/>
      <w:b/>
      <w:bCs/>
      <w:iCs/>
    </w:rPr>
  </w:style>
  <w:style w:type="paragraph" w:styleId="Heading5">
    <w:name w:val="heading 5"/>
    <w:basedOn w:val="Normal"/>
    <w:next w:val="BodyText"/>
    <w:uiPriority w:val="9"/>
    <w:unhideWhenUsed/>
    <w:qFormat/>
    <w:rsid w:val="00972A14"/>
    <w:pPr>
      <w:keepNext/>
      <w:keepLines/>
      <w:spacing w:before="200" w:after="0"/>
      <w:outlineLvl w:val="4"/>
    </w:pPr>
    <w:rPr>
      <w:rFonts w:ascii="Times New Roman" w:eastAsiaTheme="majorEastAsia" w:hAnsi="Times New Roman" w:cstheme="majorBidi"/>
      <w:b/>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CB4010"/>
    <w:pPr>
      <w:spacing w:before="180" w:after="180" w:line="480" w:lineRule="auto"/>
    </w:pPr>
    <w:rPr>
      <w:rFonts w:ascii="Times New Roman" w:hAnsi="Times New Roman" w:cs="Times New Roman"/>
    </w:rPr>
  </w:style>
  <w:style w:type="paragraph" w:customStyle="1" w:styleId="FirstParagraph">
    <w:name w:val="First Paragraph"/>
    <w:basedOn w:val="BodyText"/>
    <w:next w:val="BodyText"/>
    <w:qFormat/>
    <w:rsid w:val="00532647"/>
  </w:style>
  <w:style w:type="paragraph" w:customStyle="1" w:styleId="Compact">
    <w:name w:val="Compact"/>
    <w:basedOn w:val="BodyText"/>
    <w:qFormat/>
    <w:pPr>
      <w:spacing w:before="36" w:after="36"/>
    </w:pPr>
  </w:style>
  <w:style w:type="paragraph" w:styleId="Title">
    <w:name w:val="Title"/>
    <w:basedOn w:val="Normal"/>
    <w:next w:val="BodyText"/>
    <w:qFormat/>
    <w:rsid w:val="00A54759"/>
    <w:pPr>
      <w:keepNext/>
      <w:keepLines/>
      <w:spacing w:before="480" w:after="240"/>
      <w:jc w:val="center"/>
    </w:pPr>
    <w:rPr>
      <w:rFonts w:ascii="Times New Roman" w:eastAsiaTheme="majorEastAsia" w:hAnsi="Times New Roman" w:cs="Times New Roman"/>
      <w:b/>
      <w:bCs/>
      <w:sz w:val="36"/>
      <w:szCs w:val="36"/>
    </w:rPr>
  </w:style>
  <w:style w:type="paragraph" w:styleId="Subtitle">
    <w:name w:val="Subtitle"/>
    <w:basedOn w:val="Title"/>
    <w:next w:val="BodyText"/>
    <w:qFormat/>
    <w:rsid w:val="00A54759"/>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pPr>
      <w:spacing w:after="0" w:line="480" w:lineRule="auto"/>
      <w:ind w:left="720" w:hanging="720"/>
    </w:p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cstheme="majorBidi"/>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294DFB"/>
    <w:rPr>
      <w:color w:val="800080" w:themeColor="followedHyperlink"/>
      <w:u w:val="single"/>
    </w:rPr>
  </w:style>
  <w:style w:type="character" w:customStyle="1" w:styleId="BodyTextChar">
    <w:name w:val="Body Text Char"/>
    <w:basedOn w:val="DefaultParagraphFont"/>
    <w:link w:val="BodyText"/>
    <w:rsid w:val="00422D94"/>
    <w:rPr>
      <w:rFonts w:ascii="Times New Roman" w:hAnsi="Times New Roman" w:cs="Times New Roman"/>
    </w:rPr>
  </w:style>
  <w:style w:type="character" w:styleId="LineNumber">
    <w:name w:val="line number"/>
    <w:basedOn w:val="DefaultParagraphFont"/>
    <w:semiHidden/>
    <w:unhideWhenUsed/>
    <w:rsid w:val="00F63A04"/>
  </w:style>
  <w:style w:type="paragraph" w:styleId="Header">
    <w:name w:val="header"/>
    <w:basedOn w:val="Normal"/>
    <w:link w:val="HeaderChar"/>
    <w:unhideWhenUsed/>
    <w:rsid w:val="00F63A04"/>
    <w:pPr>
      <w:tabs>
        <w:tab w:val="center" w:pos="4513"/>
        <w:tab w:val="right" w:pos="9026"/>
      </w:tabs>
      <w:spacing w:after="0"/>
    </w:pPr>
  </w:style>
  <w:style w:type="character" w:customStyle="1" w:styleId="HeaderChar">
    <w:name w:val="Header Char"/>
    <w:basedOn w:val="DefaultParagraphFont"/>
    <w:link w:val="Header"/>
    <w:rsid w:val="00F63A04"/>
  </w:style>
  <w:style w:type="paragraph" w:styleId="Footer">
    <w:name w:val="footer"/>
    <w:basedOn w:val="Normal"/>
    <w:link w:val="FooterChar"/>
    <w:uiPriority w:val="99"/>
    <w:unhideWhenUsed/>
    <w:rsid w:val="00F63A04"/>
    <w:pPr>
      <w:tabs>
        <w:tab w:val="center" w:pos="4513"/>
        <w:tab w:val="right" w:pos="9026"/>
      </w:tabs>
      <w:spacing w:after="0"/>
    </w:pPr>
  </w:style>
  <w:style w:type="character" w:customStyle="1" w:styleId="FooterChar">
    <w:name w:val="Footer Char"/>
    <w:basedOn w:val="DefaultParagraphFont"/>
    <w:link w:val="Footer"/>
    <w:uiPriority w:val="99"/>
    <w:rsid w:val="00F63A04"/>
  </w:style>
  <w:style w:type="character" w:styleId="CommentReference">
    <w:name w:val="annotation reference"/>
    <w:basedOn w:val="DefaultParagraphFont"/>
    <w:semiHidden/>
    <w:unhideWhenUsed/>
    <w:rsid w:val="00B63485"/>
    <w:rPr>
      <w:sz w:val="16"/>
      <w:szCs w:val="16"/>
    </w:rPr>
  </w:style>
  <w:style w:type="paragraph" w:styleId="CommentText">
    <w:name w:val="annotation text"/>
    <w:basedOn w:val="Normal"/>
    <w:link w:val="CommentTextChar"/>
    <w:unhideWhenUsed/>
    <w:rsid w:val="00B63485"/>
    <w:rPr>
      <w:sz w:val="20"/>
      <w:szCs w:val="20"/>
    </w:rPr>
  </w:style>
  <w:style w:type="character" w:customStyle="1" w:styleId="CommentTextChar">
    <w:name w:val="Comment Text Char"/>
    <w:basedOn w:val="DefaultParagraphFont"/>
    <w:link w:val="CommentText"/>
    <w:rsid w:val="00B63485"/>
    <w:rPr>
      <w:sz w:val="20"/>
      <w:szCs w:val="20"/>
    </w:rPr>
  </w:style>
  <w:style w:type="paragraph" w:styleId="CommentSubject">
    <w:name w:val="annotation subject"/>
    <w:basedOn w:val="CommentText"/>
    <w:next w:val="CommentText"/>
    <w:link w:val="CommentSubjectChar"/>
    <w:semiHidden/>
    <w:unhideWhenUsed/>
    <w:rsid w:val="00B63485"/>
    <w:rPr>
      <w:b/>
      <w:bCs/>
    </w:rPr>
  </w:style>
  <w:style w:type="character" w:customStyle="1" w:styleId="CommentSubjectChar">
    <w:name w:val="Comment Subject Char"/>
    <w:basedOn w:val="CommentTextChar"/>
    <w:link w:val="CommentSubject"/>
    <w:semiHidden/>
    <w:rsid w:val="00B63485"/>
    <w:rPr>
      <w:b/>
      <w:bCs/>
      <w:sz w:val="20"/>
      <w:szCs w:val="20"/>
    </w:rPr>
  </w:style>
  <w:style w:type="character" w:customStyle="1" w:styleId="Heading2Char">
    <w:name w:val="Heading 2 Char"/>
    <w:basedOn w:val="DefaultParagraphFont"/>
    <w:link w:val="Heading2"/>
    <w:uiPriority w:val="9"/>
    <w:rsid w:val="005A2A31"/>
    <w:rPr>
      <w:rFonts w:ascii="Times New Roman" w:eastAsiaTheme="majorEastAsia" w:hAnsi="Times New Roman" w:cs="Times New Roman"/>
      <w:b/>
      <w:bCs/>
      <w:sz w:val="28"/>
      <w:szCs w:val="28"/>
    </w:rPr>
  </w:style>
  <w:style w:type="character" w:customStyle="1" w:styleId="Heading3Char">
    <w:name w:val="Heading 3 Char"/>
    <w:basedOn w:val="DefaultParagraphFont"/>
    <w:link w:val="Heading3"/>
    <w:uiPriority w:val="9"/>
    <w:rsid w:val="005A2A31"/>
    <w:rPr>
      <w:rFonts w:ascii="Times New Roman" w:eastAsiaTheme="majorEastAsia" w:hAnsi="Times New Roman" w:cs="Times New Roman"/>
      <w:b/>
      <w:bCs/>
    </w:rPr>
  </w:style>
  <w:style w:type="character" w:customStyle="1" w:styleId="Heading4Char">
    <w:name w:val="Heading 4 Char"/>
    <w:basedOn w:val="DefaultParagraphFont"/>
    <w:link w:val="Heading4"/>
    <w:uiPriority w:val="9"/>
    <w:rsid w:val="005A2A31"/>
    <w:rPr>
      <w:rFonts w:ascii="Times New Roman" w:eastAsiaTheme="majorEastAsia" w:hAnsi="Times New Roman" w:cs="Times New Roman"/>
      <w:b/>
      <w:bCs/>
      <w:iCs/>
    </w:rPr>
  </w:style>
  <w:style w:type="character" w:styleId="PlaceholderText">
    <w:name w:val="Placeholder Text"/>
    <w:basedOn w:val="DefaultParagraphFont"/>
    <w:semiHidden/>
    <w:rsid w:val="005A2A31"/>
    <w:rPr>
      <w:color w:val="808080"/>
    </w:rPr>
  </w:style>
  <w:style w:type="paragraph" w:styleId="Revision">
    <w:name w:val="Revision"/>
    <w:hidden/>
    <w:semiHidden/>
    <w:rsid w:val="005A2A31"/>
    <w:pPr>
      <w:spacing w:after="0"/>
    </w:pPr>
  </w:style>
  <w:style w:type="paragraph" w:customStyle="1" w:styleId="Legend">
    <w:name w:val="Legend"/>
    <w:basedOn w:val="BodyText"/>
    <w:link w:val="LegendChar"/>
    <w:qFormat/>
    <w:rsid w:val="00E232D9"/>
    <w:pPr>
      <w:spacing w:line="360" w:lineRule="auto"/>
      <w:jc w:val="both"/>
    </w:pPr>
    <w:rPr>
      <w:bCs/>
      <w:sz w:val="22"/>
      <w:szCs w:val="22"/>
    </w:rPr>
  </w:style>
  <w:style w:type="character" w:customStyle="1" w:styleId="LegendChar">
    <w:name w:val="Legend Char"/>
    <w:basedOn w:val="BodyTextChar"/>
    <w:link w:val="Legend"/>
    <w:rsid w:val="00E232D9"/>
    <w:rPr>
      <w:rFonts w:ascii="Times New Roman" w:hAnsi="Times New Roman" w:cs="Times New Roman"/>
      <w:bCs/>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017489">
      <w:bodyDiv w:val="1"/>
      <w:marLeft w:val="0"/>
      <w:marRight w:val="0"/>
      <w:marTop w:val="0"/>
      <w:marBottom w:val="0"/>
      <w:divBdr>
        <w:top w:val="none" w:sz="0" w:space="0" w:color="auto"/>
        <w:left w:val="none" w:sz="0" w:space="0" w:color="auto"/>
        <w:bottom w:val="none" w:sz="0" w:space="0" w:color="auto"/>
        <w:right w:val="none" w:sz="0" w:space="0" w:color="auto"/>
      </w:divBdr>
    </w:div>
    <w:div w:id="345447965">
      <w:bodyDiv w:val="1"/>
      <w:marLeft w:val="0"/>
      <w:marRight w:val="0"/>
      <w:marTop w:val="0"/>
      <w:marBottom w:val="0"/>
      <w:divBdr>
        <w:top w:val="none" w:sz="0" w:space="0" w:color="auto"/>
        <w:left w:val="none" w:sz="0" w:space="0" w:color="auto"/>
        <w:bottom w:val="none" w:sz="0" w:space="0" w:color="auto"/>
        <w:right w:val="none" w:sz="0" w:space="0" w:color="auto"/>
      </w:divBdr>
    </w:div>
    <w:div w:id="576474446">
      <w:bodyDiv w:val="1"/>
      <w:marLeft w:val="0"/>
      <w:marRight w:val="0"/>
      <w:marTop w:val="0"/>
      <w:marBottom w:val="0"/>
      <w:divBdr>
        <w:top w:val="none" w:sz="0" w:space="0" w:color="auto"/>
        <w:left w:val="none" w:sz="0" w:space="0" w:color="auto"/>
        <w:bottom w:val="none" w:sz="0" w:space="0" w:color="auto"/>
        <w:right w:val="none" w:sz="0" w:space="0" w:color="auto"/>
      </w:divBdr>
    </w:div>
    <w:div w:id="703556521">
      <w:bodyDiv w:val="1"/>
      <w:marLeft w:val="0"/>
      <w:marRight w:val="0"/>
      <w:marTop w:val="0"/>
      <w:marBottom w:val="0"/>
      <w:divBdr>
        <w:top w:val="none" w:sz="0" w:space="0" w:color="auto"/>
        <w:left w:val="none" w:sz="0" w:space="0" w:color="auto"/>
        <w:bottom w:val="none" w:sz="0" w:space="0" w:color="auto"/>
        <w:right w:val="none" w:sz="0" w:space="0" w:color="auto"/>
      </w:divBdr>
    </w:div>
    <w:div w:id="858812860">
      <w:bodyDiv w:val="1"/>
      <w:marLeft w:val="0"/>
      <w:marRight w:val="0"/>
      <w:marTop w:val="0"/>
      <w:marBottom w:val="0"/>
      <w:divBdr>
        <w:top w:val="none" w:sz="0" w:space="0" w:color="auto"/>
        <w:left w:val="none" w:sz="0" w:space="0" w:color="auto"/>
        <w:bottom w:val="none" w:sz="0" w:space="0" w:color="auto"/>
        <w:right w:val="none" w:sz="0" w:space="0" w:color="auto"/>
      </w:divBdr>
    </w:div>
    <w:div w:id="1009138048">
      <w:bodyDiv w:val="1"/>
      <w:marLeft w:val="0"/>
      <w:marRight w:val="0"/>
      <w:marTop w:val="0"/>
      <w:marBottom w:val="0"/>
      <w:divBdr>
        <w:top w:val="none" w:sz="0" w:space="0" w:color="auto"/>
        <w:left w:val="none" w:sz="0" w:space="0" w:color="auto"/>
        <w:bottom w:val="none" w:sz="0" w:space="0" w:color="auto"/>
        <w:right w:val="none" w:sz="0" w:space="0" w:color="auto"/>
      </w:divBdr>
    </w:div>
    <w:div w:id="1351754873">
      <w:bodyDiv w:val="1"/>
      <w:marLeft w:val="0"/>
      <w:marRight w:val="0"/>
      <w:marTop w:val="0"/>
      <w:marBottom w:val="0"/>
      <w:divBdr>
        <w:top w:val="none" w:sz="0" w:space="0" w:color="auto"/>
        <w:left w:val="none" w:sz="0" w:space="0" w:color="auto"/>
        <w:bottom w:val="none" w:sz="0" w:space="0" w:color="auto"/>
        <w:right w:val="none" w:sz="0" w:space="0" w:color="auto"/>
      </w:divBdr>
    </w:div>
    <w:div w:id="1495223891">
      <w:bodyDiv w:val="1"/>
      <w:marLeft w:val="0"/>
      <w:marRight w:val="0"/>
      <w:marTop w:val="0"/>
      <w:marBottom w:val="0"/>
      <w:divBdr>
        <w:top w:val="none" w:sz="0" w:space="0" w:color="auto"/>
        <w:left w:val="none" w:sz="0" w:space="0" w:color="auto"/>
        <w:bottom w:val="none" w:sz="0" w:space="0" w:color="auto"/>
        <w:right w:val="none" w:sz="0" w:space="0" w:color="auto"/>
      </w:divBdr>
    </w:div>
    <w:div w:id="2002342507">
      <w:bodyDiv w:val="1"/>
      <w:marLeft w:val="0"/>
      <w:marRight w:val="0"/>
      <w:marTop w:val="0"/>
      <w:marBottom w:val="0"/>
      <w:divBdr>
        <w:top w:val="none" w:sz="0" w:space="0" w:color="auto"/>
        <w:left w:val="none" w:sz="0" w:space="0" w:color="auto"/>
        <w:bottom w:val="none" w:sz="0" w:space="0" w:color="auto"/>
        <w:right w:val="none" w:sz="0" w:space="0" w:color="auto"/>
      </w:divBdr>
    </w:div>
    <w:div w:id="204282428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1.tif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6.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FE96B3-8CE9-4B1F-86CF-03787E957F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7580</TotalTime>
  <Pages>22</Pages>
  <Words>6117</Words>
  <Characters>34869</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Geostatistical modelling paper</vt:lpstr>
    </vt:vector>
  </TitlesOfParts>
  <Company/>
  <LinksUpToDate>false</LinksUpToDate>
  <CharactersWithSpaces>40905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Geostatistical modelling paper</dc:title>
  <dc:subject/>
  <dc:creator>Karen McCulloch</dc:creator>
  <cp:keywords/>
  <dc:description/>
  <cp:lastModifiedBy>HIMAL SHRESTHA</cp:lastModifiedBy>
  <cp:revision>16</cp:revision>
  <dcterms:created xsi:type="dcterms:W3CDTF">2021-08-26T10:46:00Z</dcterms:created>
  <dcterms:modified xsi:type="dcterms:W3CDTF">2022-06-12T08:23:00Z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id="cTv6bjxj"/&gt;&lt;style id="http://www.zotero.org/styles/apa" locale="en-GB" hasBibliography="1" bibliographyStyleHasBeenSet="1"/&gt;&lt;prefs&gt;&lt;pref name="fieldType" value="Field"/&gt;&lt;pref name="automaticJou</vt:lpwstr>
  </property>
  <property fmtid="{D5CDD505-2E9C-101B-9397-08002B2CF9AE}" pid="3" name="ZOTERO_PREF_2">
    <vt:lpwstr>rnalAbbreviations" value="true"/&gt;&lt;/prefs&gt;&lt;/data&gt;</vt:lpwstr>
  </property>
</Properties>
</file>